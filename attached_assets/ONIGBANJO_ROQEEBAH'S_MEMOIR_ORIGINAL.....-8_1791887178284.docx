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F0316">
      <w:pPr>
        <w:spacing w:line="600" w:lineRule="auto"/>
        <w:jc w:val="center"/>
        <w:rPr>
          <w:rFonts w:ascii="Bell MT" w:hAnsi="Bell MT"/>
          <w:sz w:val="24"/>
          <w:szCs w:val="24"/>
        </w:rPr>
      </w:pPr>
      <w:r>
        <w:rPr>
          <w:rFonts w:ascii="Bell MT" w:hAnsi="Bell MT"/>
          <w:b/>
          <w:sz w:val="24"/>
          <w:szCs w:val="24"/>
        </w:rPr>
        <w:t>AND THEN, IT ALL MADE SENSE</w:t>
      </w:r>
    </w:p>
    <w:p w14:paraId="1FA9B96D">
      <w:pPr>
        <w:spacing w:line="600" w:lineRule="auto"/>
        <w:jc w:val="center"/>
        <w:rPr>
          <w:rFonts w:ascii="Bell MT" w:hAnsi="Bell MT"/>
          <w:b/>
          <w:bCs/>
          <w:i/>
          <w:sz w:val="24"/>
          <w:szCs w:val="24"/>
        </w:rPr>
      </w:pPr>
      <w:r>
        <w:rPr>
          <w:rFonts w:ascii="Bell MT" w:hAnsi="Bell MT"/>
          <w:b/>
          <w:bCs/>
          <w:i/>
          <w:sz w:val="24"/>
          <w:szCs w:val="24"/>
        </w:rPr>
        <w:t>A Love Letter to Struggling Students.</w:t>
      </w:r>
    </w:p>
    <w:p w14:paraId="190F5A92">
      <w:pPr>
        <w:spacing w:line="600" w:lineRule="auto"/>
        <w:jc w:val="center"/>
        <w:rPr>
          <w:rFonts w:ascii="Bell MT" w:hAnsi="Bell MT"/>
          <w:i/>
          <w:sz w:val="24"/>
          <w:szCs w:val="24"/>
        </w:rPr>
      </w:pPr>
      <w:r>
        <w:rPr>
          <w:rFonts w:ascii="Bell MT" w:hAnsi="Bell MT"/>
          <w:i/>
          <w:sz w:val="24"/>
          <w:szCs w:val="24"/>
        </w:rPr>
        <w:t xml:space="preserve"> </w:t>
      </w:r>
    </w:p>
    <w:p w14:paraId="35CADF29">
      <w:pPr>
        <w:spacing w:line="600" w:lineRule="auto"/>
        <w:jc w:val="center"/>
        <w:rPr>
          <w:rFonts w:ascii="Bell MT" w:hAnsi="Bell MT"/>
          <w:i/>
          <w:sz w:val="24"/>
          <w:szCs w:val="24"/>
        </w:rPr>
      </w:pPr>
      <w:r>
        <w:rPr>
          <w:rFonts w:ascii="Bell MT" w:hAnsi="Bell MT"/>
          <w:i/>
          <w:sz w:val="24"/>
          <w:szCs w:val="24"/>
        </w:rPr>
        <w:t xml:space="preserve"> </w:t>
      </w:r>
    </w:p>
    <w:p w14:paraId="6F14FA3D">
      <w:pPr>
        <w:spacing w:line="600" w:lineRule="auto"/>
        <w:jc w:val="center"/>
        <w:rPr>
          <w:rFonts w:ascii="Bell MT" w:hAnsi="Bell MT"/>
          <w:b/>
          <w:bCs/>
          <w:i/>
          <w:sz w:val="24"/>
          <w:szCs w:val="24"/>
        </w:rPr>
      </w:pPr>
      <w:r>
        <w:rPr>
          <w:rFonts w:ascii="Bell MT" w:hAnsi="Bell MT"/>
          <w:b/>
          <w:bCs/>
          <w:i/>
          <w:sz w:val="24"/>
          <w:szCs w:val="24"/>
        </w:rPr>
        <w:t>By</w:t>
      </w:r>
    </w:p>
    <w:p w14:paraId="5FC325EA">
      <w:pPr>
        <w:spacing w:line="600" w:lineRule="auto"/>
        <w:jc w:val="center"/>
        <w:rPr>
          <w:rFonts w:ascii="Bell MT" w:hAnsi="Bell MT"/>
          <w:i/>
          <w:sz w:val="24"/>
          <w:szCs w:val="24"/>
        </w:rPr>
      </w:pPr>
      <w:r>
        <w:rPr>
          <w:rFonts w:ascii="Bell MT" w:hAnsi="Bell MT"/>
          <w:i/>
          <w:sz w:val="24"/>
          <w:szCs w:val="24"/>
        </w:rPr>
        <w:t xml:space="preserve"> </w:t>
      </w:r>
    </w:p>
    <w:p w14:paraId="0E2AB989">
      <w:pPr>
        <w:spacing w:line="600" w:lineRule="auto"/>
        <w:jc w:val="center"/>
        <w:rPr>
          <w:rFonts w:ascii="Bell MT" w:hAnsi="Bell MT"/>
          <w:i/>
          <w:sz w:val="24"/>
          <w:szCs w:val="24"/>
        </w:rPr>
      </w:pPr>
      <w:r>
        <w:rPr>
          <w:rFonts w:ascii="Bell MT" w:hAnsi="Bell MT"/>
          <w:i/>
          <w:sz w:val="24"/>
          <w:szCs w:val="24"/>
        </w:rPr>
        <w:t xml:space="preserve"> </w:t>
      </w:r>
    </w:p>
    <w:p w14:paraId="02189D0B">
      <w:pPr>
        <w:spacing w:line="600" w:lineRule="auto"/>
        <w:jc w:val="center"/>
        <w:rPr>
          <w:rFonts w:ascii="Bell MT" w:hAnsi="Bell MT"/>
          <w:b/>
          <w:bCs/>
          <w:iCs/>
          <w:sz w:val="24"/>
          <w:szCs w:val="24"/>
        </w:rPr>
      </w:pPr>
      <w:r>
        <w:rPr>
          <w:rFonts w:ascii="Bell MT" w:hAnsi="Bell MT"/>
          <w:b/>
          <w:bCs/>
          <w:iCs/>
          <w:sz w:val="24"/>
          <w:szCs w:val="24"/>
        </w:rPr>
        <w:t>ONIGBANJO Roqeebah Olaide.</w:t>
      </w:r>
    </w:p>
    <w:p w14:paraId="5C600386">
      <w:pPr>
        <w:spacing w:line="600" w:lineRule="auto"/>
        <w:jc w:val="center"/>
        <w:rPr>
          <w:rFonts w:ascii="Bell MT" w:hAnsi="Bell MT"/>
          <w:b/>
          <w:bCs/>
          <w:iCs/>
          <w:sz w:val="24"/>
          <w:szCs w:val="24"/>
        </w:rPr>
      </w:pPr>
      <w:r>
        <w:rPr>
          <w:rFonts w:ascii="Bell MT" w:hAnsi="Bell MT"/>
          <w:b/>
          <w:bCs/>
          <w:iCs/>
          <w:sz w:val="24"/>
          <w:szCs w:val="24"/>
        </w:rPr>
        <w:t>RN, RM, RPHN, BNSc (First Class Honours)</w:t>
      </w:r>
    </w:p>
    <w:p w14:paraId="1283FF69">
      <w:pPr>
        <w:spacing w:line="600" w:lineRule="auto"/>
        <w:jc w:val="center"/>
        <w:rPr>
          <w:rFonts w:ascii="Bell MT" w:hAnsi="Bell MT"/>
          <w:b/>
          <w:bCs/>
          <w:sz w:val="24"/>
          <w:szCs w:val="24"/>
        </w:rPr>
      </w:pPr>
      <w:r>
        <w:rPr>
          <w:rFonts w:ascii="Bell MT" w:hAnsi="Bell MT"/>
          <w:b/>
          <w:bCs/>
          <w:sz w:val="24"/>
          <w:szCs w:val="24"/>
        </w:rPr>
        <w:t xml:space="preserve"> </w:t>
      </w:r>
    </w:p>
    <w:p w14:paraId="1A578590">
      <w:pPr>
        <w:spacing w:line="600" w:lineRule="auto"/>
        <w:jc w:val="center"/>
        <w:rPr>
          <w:rFonts w:ascii="Bell MT" w:hAnsi="Bell MT"/>
          <w:b/>
          <w:bCs/>
          <w:sz w:val="24"/>
          <w:szCs w:val="24"/>
        </w:rPr>
      </w:pPr>
      <w:r>
        <w:rPr>
          <w:rFonts w:ascii="Bell MT" w:hAnsi="Bell MT"/>
          <w:b/>
          <w:bCs/>
          <w:sz w:val="24"/>
          <w:szCs w:val="24"/>
        </w:rPr>
        <w:t xml:space="preserve"> </w:t>
      </w:r>
    </w:p>
    <w:p w14:paraId="24C2B667">
      <w:pPr>
        <w:jc w:val="center"/>
        <w:rPr>
          <w:rFonts w:ascii="Bell MT" w:hAnsi="Bell MT"/>
          <w:sz w:val="24"/>
          <w:szCs w:val="24"/>
        </w:rPr>
      </w:pPr>
      <w:r>
        <w:rPr>
          <w:rFonts w:ascii="Bell MT" w:hAnsi="Bell MT"/>
          <w:sz w:val="24"/>
          <w:szCs w:val="24"/>
        </w:rPr>
        <w:t xml:space="preserve"> </w:t>
      </w:r>
    </w:p>
    <w:p w14:paraId="231D2E8A">
      <w:pPr>
        <w:jc w:val="center"/>
        <w:rPr>
          <w:rFonts w:ascii="Bell MT" w:hAnsi="Bell MT"/>
          <w:b/>
          <w:bCs/>
          <w:sz w:val="24"/>
          <w:szCs w:val="24"/>
        </w:rPr>
      </w:pPr>
      <w:r>
        <w:rPr>
          <w:rFonts w:ascii="Bell MT" w:hAnsi="Bell MT"/>
          <w:b/>
          <w:bCs/>
          <w:sz w:val="24"/>
          <w:szCs w:val="24"/>
        </w:rPr>
        <w:t xml:space="preserve"> </w:t>
      </w:r>
    </w:p>
    <w:p w14:paraId="4E6056D5">
      <w:pPr>
        <w:jc w:val="center"/>
        <w:rPr>
          <w:rFonts w:ascii="Bell MT" w:hAnsi="Bell MT"/>
          <w:b/>
          <w:bCs/>
          <w:sz w:val="24"/>
          <w:szCs w:val="24"/>
        </w:rPr>
      </w:pPr>
      <w:r>
        <w:rPr>
          <w:rFonts w:ascii="Bell MT" w:hAnsi="Bell MT"/>
          <w:b/>
          <w:bCs/>
          <w:sz w:val="24"/>
          <w:szCs w:val="24"/>
        </w:rPr>
        <w:t xml:space="preserve"> </w:t>
      </w:r>
    </w:p>
    <w:p w14:paraId="72B6CC9B">
      <w:pPr>
        <w:jc w:val="center"/>
        <w:rPr>
          <w:rFonts w:ascii="Bell MT" w:hAnsi="Bell MT"/>
          <w:b/>
          <w:bCs/>
          <w:sz w:val="24"/>
          <w:szCs w:val="24"/>
        </w:rPr>
      </w:pPr>
      <w:r>
        <w:rPr>
          <w:rFonts w:ascii="Bell MT" w:hAnsi="Bell MT"/>
          <w:b/>
          <w:bCs/>
          <w:sz w:val="24"/>
          <w:szCs w:val="24"/>
        </w:rPr>
        <w:t xml:space="preserve"> </w:t>
      </w:r>
    </w:p>
    <w:p w14:paraId="6719CF88">
      <w:pPr>
        <w:jc w:val="center"/>
        <w:rPr>
          <w:rFonts w:ascii="Bell MT" w:hAnsi="Bell MT"/>
          <w:b/>
          <w:bCs/>
          <w:sz w:val="24"/>
          <w:szCs w:val="24"/>
        </w:rPr>
      </w:pPr>
      <w:r>
        <w:rPr>
          <w:rFonts w:ascii="Bell MT" w:hAnsi="Bell MT"/>
          <w:b/>
          <w:bCs/>
          <w:sz w:val="24"/>
          <w:szCs w:val="24"/>
        </w:rPr>
        <w:t xml:space="preserve"> </w:t>
      </w:r>
    </w:p>
    <w:p w14:paraId="04659917">
      <w:pPr>
        <w:rPr>
          <w:rFonts w:ascii="Bell MT" w:hAnsi="Bell MT" w:cs="Times New Roman"/>
          <w:b/>
          <w:bCs/>
          <w:i/>
          <w:iCs/>
          <w:sz w:val="24"/>
          <w:szCs w:val="24"/>
        </w:rPr>
      </w:pPr>
      <w:r>
        <w:rPr>
          <w:rFonts w:ascii="Bell MT" w:hAnsi="Bell MT" w:cs="Times New Roman"/>
          <w:b/>
          <w:bCs/>
          <w:i/>
          <w:iCs/>
          <w:sz w:val="24"/>
          <w:szCs w:val="24"/>
        </w:rPr>
        <w:t xml:space="preserve">  </w:t>
      </w:r>
    </w:p>
    <w:p w14:paraId="197433FC">
      <w:pPr>
        <w:rPr>
          <w:rFonts w:ascii="Bell MT" w:hAnsi="Bell MT" w:cs="Times New Roman"/>
          <w:b/>
          <w:bCs/>
          <w:i/>
          <w:iCs/>
          <w:sz w:val="24"/>
          <w:szCs w:val="24"/>
        </w:rPr>
      </w:pPr>
      <w:r>
        <w:rPr>
          <w:rFonts w:ascii="Bell MT" w:hAnsi="Bell MT" w:cs="Times New Roman"/>
          <w:b/>
          <w:bCs/>
          <w:i/>
          <w:iCs/>
          <w:sz w:val="24"/>
          <w:szCs w:val="24"/>
        </w:rPr>
        <w:t xml:space="preserve"> </w:t>
      </w:r>
    </w:p>
    <w:p w14:paraId="27935F83">
      <w:pPr>
        <w:jc w:val="center"/>
        <w:rPr>
          <w:rFonts w:ascii="Bell MT" w:hAnsi="Bell MT" w:cs="Times New Roman"/>
          <w:b/>
          <w:bCs/>
          <w:i/>
          <w:iCs/>
          <w:sz w:val="24"/>
          <w:szCs w:val="24"/>
        </w:rPr>
      </w:pPr>
      <w:r>
        <w:rPr>
          <w:rFonts w:ascii="Bell MT" w:hAnsi="Bell MT" w:cs="Times New Roman"/>
          <w:b/>
          <w:bCs/>
          <w:i/>
          <w:iCs/>
          <w:sz w:val="24"/>
          <w:szCs w:val="24"/>
        </w:rPr>
        <w:t xml:space="preserve"> </w:t>
      </w:r>
    </w:p>
    <w:p w14:paraId="1171806B">
      <w:pPr>
        <w:jc w:val="center"/>
        <w:rPr>
          <w:rFonts w:ascii="Bell MT" w:hAnsi="Bell MT" w:cs="Times New Roman"/>
          <w:b/>
          <w:bCs/>
          <w:sz w:val="24"/>
          <w:szCs w:val="24"/>
        </w:rPr>
      </w:pPr>
      <w:r>
        <w:rPr>
          <w:rFonts w:ascii="Bell MT" w:hAnsi="Bell MT" w:cs="Times New Roman"/>
          <w:b/>
          <w:bCs/>
          <w:sz w:val="24"/>
          <w:szCs w:val="24"/>
        </w:rPr>
        <w:t>DEDICATION</w:t>
      </w:r>
    </w:p>
    <w:p w14:paraId="33DEE5F3">
      <w:pPr>
        <w:pStyle w:val="7"/>
        <w:jc w:val="center"/>
        <w:rPr>
          <w:rStyle w:val="15"/>
          <w:rFonts w:ascii="Bell MT" w:hAnsi="Bell MT"/>
        </w:rPr>
      </w:pPr>
      <w:r>
        <w:rPr>
          <w:rStyle w:val="15"/>
          <w:rFonts w:ascii="Bell MT" w:hAnsi="Bell MT"/>
        </w:rPr>
        <w:t xml:space="preserve"> </w:t>
      </w:r>
    </w:p>
    <w:p w14:paraId="65152C19">
      <w:pPr>
        <w:pStyle w:val="7"/>
        <w:rPr>
          <w:rStyle w:val="15"/>
          <w:rFonts w:ascii="Bell MT" w:hAnsi="Bell MT"/>
        </w:rPr>
      </w:pPr>
      <w:r>
        <w:rPr>
          <w:rStyle w:val="15"/>
          <w:rFonts w:ascii="Bell MT" w:hAnsi="Bell MT"/>
        </w:rPr>
        <w:t xml:space="preserve"> </w:t>
      </w:r>
    </w:p>
    <w:p w14:paraId="6639BBD2">
      <w:pPr>
        <w:pStyle w:val="7"/>
        <w:jc w:val="center"/>
        <w:rPr>
          <w:rStyle w:val="15"/>
          <w:rFonts w:ascii="Bell MT" w:hAnsi="Bell MT"/>
        </w:rPr>
      </w:pPr>
      <w:r>
        <w:rPr>
          <w:rStyle w:val="15"/>
          <w:rFonts w:ascii="Bell MT" w:hAnsi="Bell MT"/>
        </w:rPr>
        <w:t xml:space="preserve"> </w:t>
      </w:r>
    </w:p>
    <w:p w14:paraId="30C85AAF">
      <w:pPr>
        <w:pStyle w:val="7"/>
        <w:jc w:val="center"/>
        <w:rPr>
          <w:rStyle w:val="15"/>
          <w:rFonts w:ascii="Bell MT" w:hAnsi="Bell MT"/>
        </w:rPr>
      </w:pPr>
      <w:r>
        <w:rPr>
          <w:rStyle w:val="15"/>
          <w:rFonts w:ascii="Bell MT" w:hAnsi="Bell MT"/>
        </w:rPr>
        <w:t xml:space="preserve"> </w:t>
      </w:r>
    </w:p>
    <w:p w14:paraId="1D04E9AB">
      <w:pPr>
        <w:pStyle w:val="7"/>
        <w:jc w:val="center"/>
        <w:rPr>
          <w:rStyle w:val="15"/>
          <w:rFonts w:ascii="Bell MT" w:hAnsi="Bell MT"/>
        </w:rPr>
      </w:pPr>
      <w:r>
        <w:rPr>
          <w:rStyle w:val="15"/>
          <w:rFonts w:ascii="Bell MT" w:hAnsi="Bell MT"/>
        </w:rPr>
        <w:t xml:space="preserve"> </w:t>
      </w:r>
    </w:p>
    <w:p w14:paraId="0628A06C">
      <w:pPr>
        <w:pStyle w:val="7"/>
        <w:jc w:val="center"/>
        <w:rPr>
          <w:rFonts w:ascii="Bell MT" w:hAnsi="Bell MT"/>
        </w:rPr>
      </w:pPr>
      <w:r>
        <w:rPr>
          <w:rStyle w:val="15"/>
          <w:rFonts w:ascii="Bell MT" w:hAnsi="Bell MT"/>
        </w:rPr>
        <w:t>TO EVERY STRUGGLING STUDENT OUT THERE.</w:t>
      </w:r>
    </w:p>
    <w:p w14:paraId="4B6309A0">
      <w:pPr>
        <w:jc w:val="center"/>
        <w:rPr>
          <w:rFonts w:ascii="Bell MT" w:hAnsi="Bell MT"/>
          <w:b/>
          <w:bCs/>
          <w:sz w:val="24"/>
          <w:szCs w:val="24"/>
        </w:rPr>
      </w:pPr>
      <w:r>
        <w:rPr>
          <w:rFonts w:ascii="Bell MT" w:hAnsi="Bell MT"/>
          <w:b/>
          <w:bCs/>
          <w:sz w:val="24"/>
          <w:szCs w:val="24"/>
        </w:rPr>
        <w:t xml:space="preserve"> </w:t>
      </w:r>
    </w:p>
    <w:p w14:paraId="2177594A">
      <w:pPr>
        <w:pStyle w:val="7"/>
        <w:spacing w:line="360" w:lineRule="auto"/>
        <w:jc w:val="center"/>
        <w:rPr>
          <w:rStyle w:val="15"/>
          <w:rFonts w:ascii="Bell MT" w:hAnsi="Bell MT"/>
        </w:rPr>
      </w:pPr>
      <w:r>
        <w:rPr>
          <w:rStyle w:val="15"/>
          <w:rFonts w:ascii="Bell MT" w:hAnsi="Bell MT"/>
        </w:rPr>
        <w:t xml:space="preserve"> </w:t>
      </w:r>
    </w:p>
    <w:p w14:paraId="31F175D9">
      <w:pPr>
        <w:pStyle w:val="7"/>
        <w:spacing w:line="360" w:lineRule="auto"/>
        <w:jc w:val="center"/>
        <w:rPr>
          <w:rStyle w:val="15"/>
          <w:rFonts w:ascii="Bell MT" w:hAnsi="Bell MT"/>
        </w:rPr>
      </w:pPr>
      <w:r>
        <w:rPr>
          <w:rStyle w:val="15"/>
          <w:rFonts w:ascii="Bell MT" w:hAnsi="Bell MT"/>
        </w:rPr>
        <w:t xml:space="preserve"> </w:t>
      </w:r>
    </w:p>
    <w:p w14:paraId="46746F2C">
      <w:pPr>
        <w:pStyle w:val="7"/>
        <w:spacing w:line="360" w:lineRule="auto"/>
        <w:jc w:val="center"/>
        <w:rPr>
          <w:rStyle w:val="15"/>
          <w:rFonts w:ascii="Bell MT" w:hAnsi="Bell MT"/>
        </w:rPr>
      </w:pPr>
      <w:r>
        <w:rPr>
          <w:rStyle w:val="15"/>
          <w:rFonts w:ascii="Bell MT" w:hAnsi="Bell MT"/>
        </w:rPr>
        <w:t xml:space="preserve"> </w:t>
      </w:r>
    </w:p>
    <w:p w14:paraId="2C596A3A">
      <w:pPr>
        <w:pStyle w:val="7"/>
        <w:spacing w:line="360" w:lineRule="auto"/>
        <w:jc w:val="center"/>
        <w:rPr>
          <w:rStyle w:val="15"/>
          <w:rFonts w:ascii="Bell MT" w:hAnsi="Bell MT"/>
        </w:rPr>
      </w:pPr>
      <w:r>
        <w:rPr>
          <w:rStyle w:val="15"/>
          <w:rFonts w:ascii="Bell MT" w:hAnsi="Bell MT"/>
        </w:rPr>
        <w:t xml:space="preserve"> </w:t>
      </w:r>
    </w:p>
    <w:p w14:paraId="1C078937">
      <w:pPr>
        <w:pStyle w:val="7"/>
        <w:spacing w:line="360" w:lineRule="auto"/>
        <w:jc w:val="center"/>
        <w:rPr>
          <w:rStyle w:val="15"/>
          <w:rFonts w:ascii="Bell MT" w:hAnsi="Bell MT"/>
        </w:rPr>
      </w:pPr>
      <w:r>
        <w:rPr>
          <w:rStyle w:val="15"/>
          <w:rFonts w:ascii="Bell MT" w:hAnsi="Bell MT"/>
        </w:rPr>
        <w:t xml:space="preserve"> </w:t>
      </w:r>
    </w:p>
    <w:p w14:paraId="39B7143A">
      <w:pPr>
        <w:pStyle w:val="7"/>
        <w:spacing w:line="360" w:lineRule="auto"/>
        <w:jc w:val="center"/>
        <w:rPr>
          <w:rStyle w:val="15"/>
          <w:rFonts w:ascii="Bell MT" w:hAnsi="Bell MT"/>
        </w:rPr>
      </w:pPr>
      <w:r>
        <w:rPr>
          <w:rStyle w:val="15"/>
          <w:rFonts w:ascii="Bell MT" w:hAnsi="Bell MT"/>
        </w:rPr>
        <w:t xml:space="preserve"> </w:t>
      </w:r>
    </w:p>
    <w:p w14:paraId="07A7CEFB">
      <w:pPr>
        <w:pStyle w:val="7"/>
        <w:spacing w:line="360" w:lineRule="auto"/>
        <w:jc w:val="center"/>
        <w:rPr>
          <w:rStyle w:val="15"/>
          <w:rFonts w:ascii="Bell MT" w:hAnsi="Bell MT"/>
        </w:rPr>
      </w:pPr>
      <w:r>
        <w:rPr>
          <w:rStyle w:val="15"/>
          <w:rFonts w:ascii="Bell MT" w:hAnsi="Bell MT"/>
        </w:rPr>
        <w:t xml:space="preserve"> </w:t>
      </w:r>
    </w:p>
    <w:p w14:paraId="68F37A44">
      <w:pPr>
        <w:pStyle w:val="7"/>
        <w:spacing w:line="360" w:lineRule="auto"/>
        <w:jc w:val="center"/>
        <w:rPr>
          <w:rStyle w:val="15"/>
          <w:rFonts w:ascii="Bell MT" w:hAnsi="Bell MT"/>
        </w:rPr>
      </w:pPr>
      <w:r>
        <w:rPr>
          <w:rStyle w:val="15"/>
          <w:rFonts w:ascii="Bell MT" w:hAnsi="Bell MT"/>
        </w:rPr>
        <w:t xml:space="preserve"> </w:t>
      </w:r>
    </w:p>
    <w:p w14:paraId="483ADC3B">
      <w:pPr>
        <w:pStyle w:val="7"/>
        <w:spacing w:line="360" w:lineRule="auto"/>
        <w:jc w:val="center"/>
        <w:rPr>
          <w:rStyle w:val="15"/>
          <w:rFonts w:ascii="Bell MT" w:hAnsi="Bell MT"/>
        </w:rPr>
      </w:pPr>
      <w:r>
        <w:rPr>
          <w:rStyle w:val="15"/>
          <w:rFonts w:ascii="Bell MT" w:hAnsi="Bell MT"/>
        </w:rPr>
        <w:t xml:space="preserve"> </w:t>
      </w:r>
    </w:p>
    <w:p w14:paraId="46622F04">
      <w:pPr>
        <w:pStyle w:val="7"/>
        <w:spacing w:line="360" w:lineRule="auto"/>
        <w:jc w:val="center"/>
        <w:rPr>
          <w:rStyle w:val="15"/>
          <w:rFonts w:ascii="Bell MT" w:hAnsi="Bell MT"/>
        </w:rPr>
      </w:pPr>
    </w:p>
    <w:p w14:paraId="62E03697">
      <w:pPr>
        <w:pStyle w:val="7"/>
        <w:spacing w:line="360" w:lineRule="auto"/>
        <w:rPr>
          <w:rStyle w:val="15"/>
          <w:rFonts w:ascii="Bell MT" w:hAnsi="Bell MT"/>
        </w:rPr>
      </w:pPr>
    </w:p>
    <w:p w14:paraId="399D2AEE">
      <w:pPr>
        <w:pStyle w:val="7"/>
        <w:spacing w:line="360" w:lineRule="auto"/>
        <w:rPr>
          <w:rStyle w:val="15"/>
          <w:rFonts w:ascii="Bell MT" w:hAnsi="Bell MT"/>
        </w:rPr>
      </w:pPr>
      <w:r>
        <w:rPr>
          <w:rStyle w:val="15"/>
          <w:rFonts w:ascii="Bell MT" w:hAnsi="Bell MT"/>
        </w:rPr>
        <w:t xml:space="preserve"> </w:t>
      </w:r>
    </w:p>
    <w:p w14:paraId="0CE16211">
      <w:pPr>
        <w:pStyle w:val="7"/>
        <w:spacing w:line="360" w:lineRule="auto"/>
        <w:jc w:val="center"/>
        <w:rPr>
          <w:rFonts w:ascii="Bell MT" w:hAnsi="Bell MT"/>
          <w:b/>
          <w:bCs/>
        </w:rPr>
      </w:pPr>
      <w:r>
        <w:rPr>
          <w:rFonts w:ascii="Bell MT" w:hAnsi="Bell MT"/>
          <w:b/>
          <w:bCs/>
        </w:rPr>
        <w:t>TABLE OF CONTENTS</w:t>
      </w:r>
    </w:p>
    <w:p w14:paraId="4FA7716B">
      <w:pPr>
        <w:spacing w:after="0"/>
        <w:rPr>
          <w:rFonts w:ascii="Bell MT" w:hAnsi="Bell MT"/>
          <w:b/>
          <w:bCs/>
          <w:sz w:val="24"/>
          <w:szCs w:val="24"/>
        </w:rPr>
      </w:pPr>
      <w:r>
        <w:rPr>
          <w:rFonts w:ascii="Bell MT" w:hAnsi="Bell MT"/>
          <w:b/>
          <w:bCs/>
          <w:sz w:val="24"/>
          <w:szCs w:val="24"/>
        </w:rPr>
        <w:t>DEDICATION</w:t>
      </w:r>
    </w:p>
    <w:p w14:paraId="7365CEC6">
      <w:pPr>
        <w:spacing w:after="0"/>
        <w:rPr>
          <w:rFonts w:ascii="Bell MT" w:hAnsi="Bell MT"/>
          <w:sz w:val="24"/>
          <w:szCs w:val="24"/>
        </w:rPr>
      </w:pPr>
      <w:r>
        <w:rPr>
          <w:rFonts w:ascii="Bell MT" w:hAnsi="Bell MT"/>
          <w:sz w:val="24"/>
          <w:szCs w:val="24"/>
        </w:rPr>
        <w:t>To Every Struggling Student Out There</w:t>
      </w:r>
    </w:p>
    <w:p w14:paraId="62F0C0D8">
      <w:pPr>
        <w:spacing w:after="0"/>
        <w:rPr>
          <w:rFonts w:ascii="Bell MT" w:hAnsi="Bell MT"/>
          <w:sz w:val="24"/>
          <w:szCs w:val="24"/>
        </w:rPr>
      </w:pPr>
    </w:p>
    <w:p w14:paraId="2F0EF19E">
      <w:pPr>
        <w:spacing w:after="0"/>
        <w:rPr>
          <w:rFonts w:ascii="Bell MT" w:hAnsi="Bell MT"/>
          <w:b/>
          <w:bCs/>
          <w:sz w:val="24"/>
          <w:szCs w:val="24"/>
        </w:rPr>
      </w:pPr>
      <w:r>
        <w:rPr>
          <w:rFonts w:ascii="Bell MT" w:hAnsi="Bell MT"/>
          <w:b/>
          <w:bCs/>
          <w:sz w:val="24"/>
          <w:szCs w:val="24"/>
        </w:rPr>
        <w:t>APPRECIATION</w:t>
      </w:r>
    </w:p>
    <w:p w14:paraId="4F503622">
      <w:pPr>
        <w:spacing w:after="0"/>
        <w:rPr>
          <w:rFonts w:ascii="Bell MT" w:hAnsi="Bell MT"/>
          <w:sz w:val="24"/>
          <w:szCs w:val="24"/>
        </w:rPr>
      </w:pPr>
      <w:r>
        <w:rPr>
          <w:rFonts w:ascii="Bell MT" w:hAnsi="Bell MT"/>
          <w:sz w:val="24"/>
          <w:szCs w:val="24"/>
        </w:rPr>
        <w:t>To Those Who Walked the Journey with Me</w:t>
      </w:r>
    </w:p>
    <w:p w14:paraId="7424A399">
      <w:pPr>
        <w:spacing w:after="0"/>
        <w:rPr>
          <w:rFonts w:ascii="Bell MT" w:hAnsi="Bell MT"/>
          <w:sz w:val="24"/>
          <w:szCs w:val="24"/>
        </w:rPr>
      </w:pPr>
    </w:p>
    <w:p w14:paraId="651921D7">
      <w:pPr>
        <w:spacing w:after="0"/>
        <w:rPr>
          <w:rFonts w:ascii="Bell MT" w:hAnsi="Bell MT"/>
          <w:b/>
          <w:sz w:val="24"/>
          <w:szCs w:val="24"/>
        </w:rPr>
      </w:pPr>
      <w:r>
        <w:rPr>
          <w:rFonts w:ascii="Bell MT" w:hAnsi="Bell MT"/>
          <w:b/>
          <w:sz w:val="24"/>
          <w:szCs w:val="24"/>
        </w:rPr>
        <w:t>PROLOGUE</w:t>
      </w:r>
    </w:p>
    <w:p w14:paraId="1BC2E2C4">
      <w:pPr>
        <w:spacing w:after="0"/>
        <w:rPr>
          <w:rFonts w:ascii="Bell MT" w:hAnsi="Bell MT"/>
          <w:sz w:val="24"/>
          <w:szCs w:val="24"/>
        </w:rPr>
      </w:pPr>
      <w:r>
        <w:rPr>
          <w:rFonts w:ascii="Bell MT" w:hAnsi="Bell MT"/>
          <w:sz w:val="24"/>
          <w:szCs w:val="24"/>
        </w:rPr>
        <w:t>Before the Journey Began</w:t>
      </w:r>
    </w:p>
    <w:p w14:paraId="3BC9A5D0">
      <w:pPr>
        <w:spacing w:after="0"/>
        <w:rPr>
          <w:rFonts w:ascii="Bell MT" w:hAnsi="Bell MT"/>
          <w:sz w:val="24"/>
          <w:szCs w:val="24"/>
        </w:rPr>
      </w:pPr>
      <w:r>
        <w:rPr>
          <w:rFonts w:ascii="Bell MT" w:hAnsi="Bell MT"/>
          <w:sz w:val="24"/>
          <w:szCs w:val="24"/>
        </w:rPr>
        <w:t xml:space="preserve"> </w:t>
      </w:r>
    </w:p>
    <w:p w14:paraId="49402CC7">
      <w:pPr>
        <w:spacing w:after="0"/>
        <w:rPr>
          <w:rFonts w:ascii="Bell MT" w:hAnsi="Bell MT"/>
          <w:b/>
          <w:sz w:val="24"/>
          <w:szCs w:val="24"/>
        </w:rPr>
      </w:pPr>
      <w:r>
        <w:rPr>
          <w:rFonts w:ascii="Bell MT" w:hAnsi="Bell MT"/>
          <w:b/>
          <w:sz w:val="24"/>
          <w:szCs w:val="24"/>
        </w:rPr>
        <w:t>CHAPTER ONE</w:t>
      </w:r>
    </w:p>
    <w:p w14:paraId="1109BFD2">
      <w:pPr>
        <w:spacing w:after="0"/>
        <w:rPr>
          <w:rFonts w:ascii="Bell MT" w:hAnsi="Bell MT"/>
          <w:sz w:val="24"/>
          <w:szCs w:val="24"/>
        </w:rPr>
      </w:pPr>
      <w:r>
        <w:rPr>
          <w:rFonts w:ascii="Bell MT" w:hAnsi="Bell MT"/>
          <w:sz w:val="24"/>
          <w:szCs w:val="24"/>
        </w:rPr>
        <w:t>Maybe the Struggle Started Earlier</w:t>
      </w:r>
    </w:p>
    <w:p w14:paraId="53552C33">
      <w:pPr>
        <w:spacing w:after="0"/>
        <w:rPr>
          <w:rFonts w:ascii="Bell MT" w:hAnsi="Bell MT"/>
          <w:sz w:val="24"/>
          <w:szCs w:val="24"/>
        </w:rPr>
      </w:pPr>
      <w:r>
        <w:rPr>
          <w:rFonts w:ascii="Bell MT" w:hAnsi="Bell MT"/>
          <w:sz w:val="24"/>
          <w:szCs w:val="24"/>
        </w:rPr>
        <w:t xml:space="preserve"> </w:t>
      </w:r>
    </w:p>
    <w:p w14:paraId="2DCA81DB">
      <w:pPr>
        <w:spacing w:after="0"/>
        <w:rPr>
          <w:rFonts w:ascii="Bell MT" w:hAnsi="Bell MT"/>
          <w:b/>
          <w:sz w:val="24"/>
          <w:szCs w:val="24"/>
        </w:rPr>
      </w:pPr>
      <w:r>
        <w:rPr>
          <w:rFonts w:ascii="Bell MT" w:hAnsi="Bell MT"/>
          <w:b/>
          <w:sz w:val="24"/>
          <w:szCs w:val="24"/>
        </w:rPr>
        <w:t>CHAPTER TWO</w:t>
      </w:r>
    </w:p>
    <w:p w14:paraId="2F3CC333">
      <w:pPr>
        <w:spacing w:after="0"/>
        <w:rPr>
          <w:rFonts w:ascii="Bell MT" w:hAnsi="Bell MT"/>
          <w:sz w:val="24"/>
          <w:szCs w:val="24"/>
        </w:rPr>
      </w:pPr>
      <w:r>
        <w:rPr>
          <w:rFonts w:ascii="Bell MT" w:hAnsi="Bell MT"/>
          <w:sz w:val="24"/>
          <w:szCs w:val="24"/>
        </w:rPr>
        <w:t>When Life Didn’t Go as Planned</w:t>
      </w:r>
    </w:p>
    <w:p w14:paraId="70F8AAF7">
      <w:pPr>
        <w:spacing w:after="0"/>
        <w:rPr>
          <w:rFonts w:ascii="Bell MT" w:hAnsi="Bell MT"/>
          <w:sz w:val="24"/>
          <w:szCs w:val="24"/>
        </w:rPr>
      </w:pPr>
      <w:r>
        <w:rPr>
          <w:rFonts w:ascii="Bell MT" w:hAnsi="Bell MT"/>
          <w:sz w:val="24"/>
          <w:szCs w:val="24"/>
        </w:rPr>
        <w:t xml:space="preserve"> </w:t>
      </w:r>
    </w:p>
    <w:p w14:paraId="37CB538C">
      <w:pPr>
        <w:spacing w:after="0"/>
        <w:rPr>
          <w:rFonts w:ascii="Bell MT" w:hAnsi="Bell MT"/>
          <w:b/>
          <w:sz w:val="24"/>
          <w:szCs w:val="24"/>
        </w:rPr>
      </w:pPr>
      <w:r>
        <w:rPr>
          <w:rFonts w:ascii="Bell MT" w:hAnsi="Bell MT"/>
          <w:b/>
          <w:sz w:val="24"/>
          <w:szCs w:val="24"/>
        </w:rPr>
        <w:t>CHAPTER THREE</w:t>
      </w:r>
    </w:p>
    <w:p w14:paraId="3BA4026D">
      <w:pPr>
        <w:spacing w:after="0"/>
        <w:rPr>
          <w:rFonts w:ascii="Bell MT" w:hAnsi="Bell MT"/>
          <w:sz w:val="24"/>
          <w:szCs w:val="24"/>
        </w:rPr>
      </w:pPr>
      <w:r>
        <w:rPr>
          <w:rFonts w:ascii="Bell MT" w:hAnsi="Bell MT"/>
          <w:sz w:val="24"/>
          <w:szCs w:val="24"/>
        </w:rPr>
        <w:t>The Third Attempt: Adams College</w:t>
      </w:r>
    </w:p>
    <w:p w14:paraId="78D5231C">
      <w:pPr>
        <w:spacing w:after="0"/>
        <w:rPr>
          <w:rFonts w:ascii="Bell MT" w:hAnsi="Bell MT"/>
          <w:sz w:val="24"/>
          <w:szCs w:val="24"/>
        </w:rPr>
      </w:pPr>
      <w:r>
        <w:rPr>
          <w:rFonts w:ascii="Bell MT" w:hAnsi="Bell MT"/>
          <w:sz w:val="24"/>
          <w:szCs w:val="24"/>
        </w:rPr>
        <w:t xml:space="preserve"> </w:t>
      </w:r>
    </w:p>
    <w:p w14:paraId="182167E5">
      <w:pPr>
        <w:spacing w:after="0"/>
        <w:rPr>
          <w:rFonts w:ascii="Bell MT" w:hAnsi="Bell MT"/>
          <w:b/>
          <w:sz w:val="24"/>
          <w:szCs w:val="24"/>
        </w:rPr>
      </w:pPr>
      <w:r>
        <w:rPr>
          <w:rFonts w:ascii="Bell MT" w:hAnsi="Bell MT"/>
          <w:b/>
          <w:sz w:val="24"/>
          <w:szCs w:val="24"/>
        </w:rPr>
        <w:t>CHAPTER FOUR</w:t>
      </w:r>
    </w:p>
    <w:p w14:paraId="2783C068">
      <w:pPr>
        <w:spacing w:after="0"/>
        <w:rPr>
          <w:rFonts w:ascii="Bell MT" w:hAnsi="Bell MT"/>
          <w:sz w:val="24"/>
          <w:szCs w:val="24"/>
        </w:rPr>
      </w:pPr>
      <w:r>
        <w:rPr>
          <w:rFonts w:ascii="Bell MT" w:hAnsi="Bell MT"/>
          <w:sz w:val="24"/>
          <w:szCs w:val="24"/>
        </w:rPr>
        <w:t>My COVID Season and My Second Return to Adams College</w:t>
      </w:r>
    </w:p>
    <w:p w14:paraId="0AB5CA37">
      <w:pPr>
        <w:spacing w:after="0"/>
        <w:rPr>
          <w:rFonts w:ascii="Bell MT" w:hAnsi="Bell MT"/>
          <w:sz w:val="24"/>
          <w:szCs w:val="24"/>
        </w:rPr>
      </w:pPr>
      <w:r>
        <w:rPr>
          <w:rFonts w:ascii="Bell MT" w:hAnsi="Bell MT"/>
          <w:sz w:val="24"/>
          <w:szCs w:val="24"/>
        </w:rPr>
        <w:t xml:space="preserve"> </w:t>
      </w:r>
    </w:p>
    <w:p w14:paraId="3444F652">
      <w:pPr>
        <w:spacing w:after="0"/>
        <w:rPr>
          <w:rFonts w:ascii="Bell MT" w:hAnsi="Bell MT"/>
          <w:b/>
          <w:sz w:val="24"/>
          <w:szCs w:val="24"/>
        </w:rPr>
      </w:pPr>
      <w:r>
        <w:rPr>
          <w:rFonts w:ascii="Bell MT" w:hAnsi="Bell MT"/>
          <w:b/>
          <w:sz w:val="24"/>
          <w:szCs w:val="24"/>
        </w:rPr>
        <w:t>CHAPTER FIVE</w:t>
      </w:r>
    </w:p>
    <w:p w14:paraId="1F030825">
      <w:pPr>
        <w:spacing w:after="0"/>
        <w:rPr>
          <w:rFonts w:ascii="Bell MT" w:hAnsi="Bell MT"/>
          <w:sz w:val="24"/>
          <w:szCs w:val="24"/>
        </w:rPr>
      </w:pPr>
      <w:r>
        <w:rPr>
          <w:rFonts w:ascii="Bell MT" w:hAnsi="Bell MT"/>
          <w:sz w:val="24"/>
          <w:szCs w:val="24"/>
        </w:rPr>
        <w:t>My Fifth UTME: Cairo University or Crescent University?</w:t>
      </w:r>
    </w:p>
    <w:p w14:paraId="024271AF">
      <w:pPr>
        <w:spacing w:after="0"/>
        <w:rPr>
          <w:rFonts w:ascii="Bell MT" w:hAnsi="Bell MT"/>
          <w:sz w:val="24"/>
          <w:szCs w:val="24"/>
        </w:rPr>
      </w:pPr>
      <w:r>
        <w:rPr>
          <w:rFonts w:ascii="Bell MT" w:hAnsi="Bell MT"/>
          <w:sz w:val="24"/>
          <w:szCs w:val="24"/>
        </w:rPr>
        <w:t xml:space="preserve"> </w:t>
      </w:r>
    </w:p>
    <w:p w14:paraId="6E3036FE">
      <w:pPr>
        <w:spacing w:after="0"/>
        <w:rPr>
          <w:rFonts w:ascii="Bell MT" w:hAnsi="Bell MT"/>
          <w:b/>
          <w:sz w:val="24"/>
          <w:szCs w:val="24"/>
        </w:rPr>
      </w:pPr>
      <w:r>
        <w:rPr>
          <w:rFonts w:ascii="Bell MT" w:hAnsi="Bell MT"/>
          <w:b/>
          <w:sz w:val="24"/>
          <w:szCs w:val="24"/>
        </w:rPr>
        <w:t>CHAPTER SIX</w:t>
      </w:r>
    </w:p>
    <w:p w14:paraId="6334C79B">
      <w:pPr>
        <w:spacing w:after="0"/>
        <w:rPr>
          <w:rFonts w:ascii="Bell MT" w:hAnsi="Bell MT"/>
          <w:sz w:val="24"/>
          <w:szCs w:val="24"/>
        </w:rPr>
      </w:pPr>
      <w:r>
        <w:rPr>
          <w:rFonts w:ascii="Bell MT" w:hAnsi="Bell MT"/>
          <w:sz w:val="24"/>
          <w:szCs w:val="24"/>
        </w:rPr>
        <w:t>Gaining Admission into Crescent University.</w:t>
      </w:r>
    </w:p>
    <w:p w14:paraId="206ADBED">
      <w:pPr>
        <w:spacing w:after="0"/>
        <w:rPr>
          <w:rFonts w:ascii="Bell MT" w:hAnsi="Bell MT"/>
          <w:sz w:val="24"/>
          <w:szCs w:val="24"/>
        </w:rPr>
      </w:pPr>
      <w:r>
        <w:rPr>
          <w:rFonts w:ascii="Bell MT" w:hAnsi="Bell MT"/>
          <w:sz w:val="24"/>
          <w:szCs w:val="24"/>
        </w:rPr>
        <w:t xml:space="preserve"> </w:t>
      </w:r>
    </w:p>
    <w:p w14:paraId="05BB63AD">
      <w:pPr>
        <w:spacing w:after="0"/>
        <w:rPr>
          <w:rFonts w:ascii="Bell MT" w:hAnsi="Bell MT"/>
          <w:b/>
          <w:sz w:val="24"/>
          <w:szCs w:val="24"/>
        </w:rPr>
      </w:pPr>
      <w:r>
        <w:rPr>
          <w:rFonts w:ascii="Bell MT" w:hAnsi="Bell MT"/>
          <w:b/>
          <w:sz w:val="24"/>
          <w:szCs w:val="24"/>
        </w:rPr>
        <w:t>CHAPTER SEVEN</w:t>
      </w:r>
    </w:p>
    <w:p w14:paraId="73163CC1">
      <w:pPr>
        <w:spacing w:after="0"/>
        <w:rPr>
          <w:rFonts w:ascii="Bell MT" w:hAnsi="Bell MT"/>
          <w:sz w:val="24"/>
          <w:szCs w:val="24"/>
        </w:rPr>
      </w:pPr>
      <w:r>
        <w:rPr>
          <w:rFonts w:ascii="Bell MT" w:hAnsi="Bell MT"/>
          <w:sz w:val="24"/>
          <w:szCs w:val="24"/>
        </w:rPr>
        <w:t>Transitioning into the Nursing Department</w:t>
      </w:r>
    </w:p>
    <w:p w14:paraId="183A4233">
      <w:pPr>
        <w:spacing w:after="0"/>
        <w:rPr>
          <w:rFonts w:ascii="Bell MT" w:hAnsi="Bell MT"/>
          <w:sz w:val="24"/>
          <w:szCs w:val="24"/>
        </w:rPr>
      </w:pPr>
      <w:r>
        <w:rPr>
          <w:rFonts w:ascii="Bell MT" w:hAnsi="Bell MT"/>
          <w:sz w:val="24"/>
          <w:szCs w:val="24"/>
        </w:rPr>
        <w:t xml:space="preserve"> </w:t>
      </w:r>
    </w:p>
    <w:p w14:paraId="17A9456D">
      <w:pPr>
        <w:spacing w:after="0"/>
        <w:rPr>
          <w:rFonts w:ascii="Bell MT" w:hAnsi="Bell MT"/>
          <w:b/>
          <w:sz w:val="24"/>
          <w:szCs w:val="24"/>
        </w:rPr>
      </w:pPr>
      <w:r>
        <w:rPr>
          <w:rFonts w:ascii="Bell MT" w:hAnsi="Bell MT"/>
          <w:b/>
          <w:sz w:val="24"/>
          <w:szCs w:val="24"/>
        </w:rPr>
        <w:t>CHAPTER EIGHT</w:t>
      </w:r>
    </w:p>
    <w:p w14:paraId="55678581">
      <w:pPr>
        <w:spacing w:after="0"/>
        <w:rPr>
          <w:rFonts w:ascii="Bell MT" w:hAnsi="Bell MT"/>
          <w:sz w:val="24"/>
          <w:szCs w:val="24"/>
        </w:rPr>
      </w:pPr>
      <w:r>
        <w:rPr>
          <w:rFonts w:ascii="Bell MT" w:hAnsi="Bell MT"/>
          <w:sz w:val="24"/>
          <w:szCs w:val="24"/>
        </w:rPr>
        <w:t>Year Three: The Beginning of My Professional Examinations</w:t>
      </w:r>
    </w:p>
    <w:p w14:paraId="08427D52">
      <w:pPr>
        <w:spacing w:after="0"/>
        <w:rPr>
          <w:rFonts w:ascii="Bell MT" w:hAnsi="Bell MT"/>
          <w:sz w:val="24"/>
          <w:szCs w:val="24"/>
        </w:rPr>
      </w:pPr>
      <w:r>
        <w:rPr>
          <w:rFonts w:ascii="Bell MT" w:hAnsi="Bell MT"/>
          <w:sz w:val="24"/>
          <w:szCs w:val="24"/>
        </w:rPr>
        <w:t xml:space="preserve"> </w:t>
      </w:r>
    </w:p>
    <w:p w14:paraId="6B2C43E3">
      <w:pPr>
        <w:spacing w:after="0"/>
        <w:rPr>
          <w:rFonts w:ascii="Bell MT" w:hAnsi="Bell MT"/>
          <w:b/>
          <w:sz w:val="24"/>
          <w:szCs w:val="24"/>
        </w:rPr>
      </w:pPr>
      <w:r>
        <w:rPr>
          <w:rFonts w:ascii="Bell MT" w:hAnsi="Bell MT"/>
          <w:b/>
          <w:sz w:val="24"/>
          <w:szCs w:val="24"/>
        </w:rPr>
        <w:t>CHAPTER NINE</w:t>
      </w:r>
    </w:p>
    <w:p w14:paraId="6791199B">
      <w:pPr>
        <w:spacing w:after="0"/>
        <w:rPr>
          <w:rFonts w:ascii="Bell MT" w:hAnsi="Bell MT"/>
          <w:sz w:val="24"/>
          <w:szCs w:val="24"/>
        </w:rPr>
      </w:pPr>
      <w:r>
        <w:rPr>
          <w:rFonts w:ascii="Bell MT" w:hAnsi="Bell MT"/>
          <w:sz w:val="24"/>
          <w:szCs w:val="24"/>
        </w:rPr>
        <w:t>My Second Professional Examinations and Year Four</w:t>
      </w:r>
    </w:p>
    <w:p w14:paraId="59ED139A">
      <w:pPr>
        <w:spacing w:after="0"/>
        <w:rPr>
          <w:rFonts w:ascii="Bell MT" w:hAnsi="Bell MT"/>
          <w:sz w:val="24"/>
          <w:szCs w:val="24"/>
        </w:rPr>
      </w:pPr>
      <w:r>
        <w:rPr>
          <w:rFonts w:ascii="Bell MT" w:hAnsi="Bell MT"/>
          <w:sz w:val="24"/>
          <w:szCs w:val="24"/>
        </w:rPr>
        <w:t xml:space="preserve"> </w:t>
      </w:r>
    </w:p>
    <w:p w14:paraId="1A685ED0">
      <w:pPr>
        <w:spacing w:after="0"/>
        <w:rPr>
          <w:rFonts w:ascii="Bell MT" w:hAnsi="Bell MT"/>
          <w:b/>
          <w:sz w:val="24"/>
          <w:szCs w:val="24"/>
        </w:rPr>
      </w:pPr>
      <w:r>
        <w:rPr>
          <w:rFonts w:ascii="Bell MT" w:hAnsi="Bell MT"/>
          <w:b/>
          <w:sz w:val="24"/>
          <w:szCs w:val="24"/>
        </w:rPr>
        <w:t>CHAPTER TEN</w:t>
      </w:r>
    </w:p>
    <w:p w14:paraId="029FA60E">
      <w:pPr>
        <w:spacing w:after="0"/>
        <w:rPr>
          <w:rFonts w:ascii="Bell MT" w:hAnsi="Bell MT"/>
          <w:sz w:val="24"/>
          <w:szCs w:val="24"/>
        </w:rPr>
      </w:pPr>
      <w:r>
        <w:rPr>
          <w:rFonts w:ascii="Bell MT" w:hAnsi="Bell MT"/>
          <w:sz w:val="24"/>
          <w:szCs w:val="24"/>
        </w:rPr>
        <w:t>The Final Stretch</w:t>
      </w:r>
    </w:p>
    <w:p w14:paraId="1CC38591">
      <w:pPr>
        <w:spacing w:after="0"/>
        <w:rPr>
          <w:rFonts w:ascii="Bell MT" w:hAnsi="Bell MT"/>
          <w:sz w:val="24"/>
          <w:szCs w:val="24"/>
        </w:rPr>
      </w:pPr>
      <w:r>
        <w:rPr>
          <w:rFonts w:ascii="Bell MT" w:hAnsi="Bell MT"/>
          <w:sz w:val="24"/>
          <w:szCs w:val="24"/>
        </w:rPr>
        <w:t xml:space="preserve"> </w:t>
      </w:r>
    </w:p>
    <w:p w14:paraId="427C5416">
      <w:pPr>
        <w:spacing w:after="0"/>
        <w:rPr>
          <w:rFonts w:ascii="Bell MT" w:hAnsi="Bell MT"/>
          <w:b/>
          <w:sz w:val="24"/>
          <w:szCs w:val="24"/>
        </w:rPr>
      </w:pPr>
      <w:r>
        <w:rPr>
          <w:rFonts w:ascii="Bell MT" w:hAnsi="Bell MT"/>
          <w:b/>
          <w:sz w:val="24"/>
          <w:szCs w:val="24"/>
        </w:rPr>
        <w:t>EPILOGUE</w:t>
      </w:r>
    </w:p>
    <w:p w14:paraId="2EA59908">
      <w:pPr>
        <w:spacing w:after="0"/>
        <w:rPr>
          <w:rFonts w:ascii="Bell MT" w:hAnsi="Bell MT"/>
          <w:sz w:val="24"/>
          <w:szCs w:val="24"/>
        </w:rPr>
      </w:pPr>
      <w:r>
        <w:rPr>
          <w:rFonts w:ascii="Bell MT" w:hAnsi="Bell MT"/>
          <w:sz w:val="24"/>
          <w:szCs w:val="24"/>
        </w:rPr>
        <w:t>And Then, It All Made Sense</w:t>
      </w:r>
    </w:p>
    <w:p w14:paraId="4DD8DF36">
      <w:pPr>
        <w:spacing w:after="0"/>
        <w:rPr>
          <w:rStyle w:val="15"/>
          <w:rFonts w:ascii="Bell MT" w:hAnsi="Bell MT"/>
        </w:rPr>
      </w:pPr>
      <w:r>
        <w:rPr>
          <w:rStyle w:val="15"/>
          <w:rFonts w:ascii="Bell MT" w:hAnsi="Bell MT"/>
        </w:rPr>
        <w:t xml:space="preserve"> </w:t>
      </w:r>
    </w:p>
    <w:p w14:paraId="2463D560">
      <w:pPr>
        <w:pStyle w:val="16"/>
        <w:jc w:val="center"/>
        <w:rPr>
          <w:rStyle w:val="15"/>
          <w:rFonts w:ascii="Bell MT" w:hAnsi="Bell MT"/>
        </w:rPr>
      </w:pPr>
      <w:r>
        <w:rPr>
          <w:rStyle w:val="15"/>
          <w:rFonts w:ascii="Bell MT" w:hAnsi="Bell MT"/>
        </w:rPr>
        <w:t>ACKNOWLEDGEMENTS</w:t>
      </w:r>
    </w:p>
    <w:p w14:paraId="19D7BA65">
      <w:pPr>
        <w:pStyle w:val="7"/>
        <w:rPr>
          <w:rFonts w:ascii="Bell MT" w:hAnsi="Bell MT"/>
        </w:rPr>
      </w:pPr>
      <w:r>
        <w:rPr>
          <w:rFonts w:ascii="Bell MT" w:hAnsi="Bell MT"/>
        </w:rPr>
        <w:t>First and foremost, Alhamdulillah.</w:t>
      </w:r>
    </w:p>
    <w:p w14:paraId="7EDAAB0C">
      <w:pPr>
        <w:pStyle w:val="7"/>
        <w:jc w:val="both"/>
        <w:rPr>
          <w:rFonts w:ascii="Bell MT" w:hAnsi="Bell MT"/>
        </w:rPr>
      </w:pPr>
      <w:r>
        <w:rPr>
          <w:rFonts w:ascii="Bell MT" w:hAnsi="Bell MT"/>
        </w:rPr>
        <w:t>This journey would not have been possible without Allah’s mercy, protection, guidance, and the people He placed along my path.</w:t>
      </w:r>
    </w:p>
    <w:p w14:paraId="3B72B29F">
      <w:pPr>
        <w:pStyle w:val="7"/>
        <w:jc w:val="both"/>
        <w:rPr>
          <w:rFonts w:ascii="Bell MT" w:hAnsi="Bell MT"/>
        </w:rPr>
      </w:pPr>
      <w:r>
        <w:rPr>
          <w:rFonts w:ascii="Bell MT" w:hAnsi="Bell MT"/>
        </w:rPr>
        <w:t>To my parents, Mrs</w:t>
      </w:r>
      <w:r>
        <w:rPr>
          <w:rFonts w:ascii="Bell MT" w:hAnsi="Bell MT"/>
          <w:b/>
          <w:bCs/>
        </w:rPr>
        <w:t xml:space="preserve">. </w:t>
      </w:r>
      <w:r>
        <w:rPr>
          <w:rStyle w:val="11"/>
          <w:rFonts w:ascii="Bell MT" w:hAnsi="Bell MT"/>
          <w:b w:val="0"/>
          <w:bCs w:val="0"/>
        </w:rPr>
        <w:t>Monsurat Onigbanjo and Mr. Muhammed Thanni Onigbanjo</w:t>
      </w:r>
      <w:r>
        <w:rPr>
          <w:rFonts w:ascii="Bell MT" w:hAnsi="Bell MT"/>
        </w:rPr>
        <w:t>, thank you for your prayers, sacrifices, patience, and support throughout this journey. Thank you for standing by me through the good days and the difficult ones, and for believing in me even when I struggled to believe in myself. May Allah reward you abundantly and grant you goodness in this life and the Hereafter.</w:t>
      </w:r>
    </w:p>
    <w:p w14:paraId="56F55528">
      <w:pPr>
        <w:pStyle w:val="7"/>
        <w:jc w:val="both"/>
        <w:rPr>
          <w:rFonts w:ascii="Bell MT" w:hAnsi="Bell MT"/>
        </w:rPr>
      </w:pPr>
      <w:r>
        <w:rPr>
          <w:rFonts w:ascii="Bell MT" w:hAnsi="Bell MT"/>
        </w:rPr>
        <w:t>To my siblings and other members of the family, thank you for standing by me and supporting me in ways both big and small. Your encouragement, prayers, and sacrifices have been an important part of my story.</w:t>
      </w:r>
    </w:p>
    <w:p w14:paraId="39775D04">
      <w:pPr>
        <w:pStyle w:val="7"/>
        <w:jc w:val="both"/>
        <w:rPr>
          <w:rFonts w:ascii="Bell MT" w:hAnsi="Bell MT"/>
        </w:rPr>
      </w:pPr>
      <w:r>
        <w:rPr>
          <w:rFonts w:ascii="Bell MT" w:hAnsi="Bell MT"/>
        </w:rPr>
        <w:t>To my teachers, lecturers, supervisor, mentors, seniors, colleagues, friends, and classmates, thank you for every lesson, correction, word of encouragement, helping hand, and moment of support. Some of you may never realize how much your little acts meant to me, but I carry them with me.</w:t>
      </w:r>
    </w:p>
    <w:p w14:paraId="4824F649">
      <w:pPr>
        <w:pStyle w:val="7"/>
        <w:jc w:val="both"/>
        <w:rPr>
          <w:rFonts w:ascii="Bell MT" w:hAnsi="Bell MT"/>
        </w:rPr>
      </w:pPr>
      <w:r>
        <w:rPr>
          <w:rFonts w:ascii="Bell MT" w:hAnsi="Bell MT"/>
        </w:rPr>
        <w:t>To everyone who encouraged me to try again after every disappointment, prayed for me, checked on me, listened to me, guided me, helped me study, shared opportunities with me, or simply reminded me not to give up, thank you.</w:t>
      </w:r>
    </w:p>
    <w:p w14:paraId="0F2D81BE">
      <w:pPr>
        <w:pStyle w:val="7"/>
        <w:jc w:val="both"/>
        <w:rPr>
          <w:rFonts w:ascii="Bell MT" w:hAnsi="Bell MT"/>
        </w:rPr>
      </w:pPr>
      <w:r>
        <w:rPr>
          <w:rFonts w:ascii="Bell MT" w:hAnsi="Bell MT"/>
        </w:rPr>
        <w:t>And to everyone who supported me in ways I may not even know about, Jazakumullahu khayran.</w:t>
      </w:r>
    </w:p>
    <w:p w14:paraId="677DCCFF">
      <w:pPr>
        <w:pStyle w:val="7"/>
        <w:jc w:val="both"/>
        <w:rPr>
          <w:rFonts w:ascii="Bell MT" w:hAnsi="Bell MT"/>
        </w:rPr>
      </w:pPr>
      <w:r>
        <w:rPr>
          <w:rFonts w:ascii="Bell MT" w:hAnsi="Bell MT"/>
        </w:rPr>
        <w:t>May Allah reward you abundantly, bless you, and make me a source of goodness to others, just as you have been a source of goodness to me. Ameen.</w:t>
      </w:r>
    </w:p>
    <w:p w14:paraId="675FEDB8">
      <w:pPr>
        <w:pStyle w:val="7"/>
        <w:spacing w:line="360" w:lineRule="auto"/>
        <w:jc w:val="center"/>
        <w:rPr>
          <w:rStyle w:val="15"/>
          <w:rFonts w:ascii="Bell MT" w:hAnsi="Bell MT"/>
        </w:rPr>
      </w:pPr>
    </w:p>
    <w:p w14:paraId="28B6AA32">
      <w:pPr>
        <w:pStyle w:val="7"/>
        <w:spacing w:line="360" w:lineRule="auto"/>
        <w:jc w:val="center"/>
        <w:rPr>
          <w:rStyle w:val="15"/>
          <w:rFonts w:ascii="Bell MT" w:hAnsi="Bell MT"/>
        </w:rPr>
      </w:pPr>
    </w:p>
    <w:p w14:paraId="32EB8EC1">
      <w:pPr>
        <w:pStyle w:val="7"/>
        <w:spacing w:line="360" w:lineRule="auto"/>
        <w:jc w:val="center"/>
        <w:rPr>
          <w:rStyle w:val="15"/>
          <w:rFonts w:ascii="Bell MT" w:hAnsi="Bell MT"/>
        </w:rPr>
      </w:pPr>
    </w:p>
    <w:p w14:paraId="38015F1B">
      <w:pPr>
        <w:pStyle w:val="7"/>
        <w:spacing w:line="360" w:lineRule="auto"/>
        <w:jc w:val="center"/>
        <w:rPr>
          <w:rStyle w:val="15"/>
          <w:rFonts w:ascii="Bell MT" w:hAnsi="Bell MT"/>
        </w:rPr>
      </w:pPr>
    </w:p>
    <w:p w14:paraId="4EBEE063">
      <w:pPr>
        <w:pStyle w:val="7"/>
        <w:spacing w:line="360" w:lineRule="auto"/>
        <w:jc w:val="center"/>
        <w:rPr>
          <w:rStyle w:val="15"/>
          <w:rFonts w:ascii="Bell MT" w:hAnsi="Bell MT"/>
        </w:rPr>
      </w:pPr>
    </w:p>
    <w:p w14:paraId="3459196D">
      <w:pPr>
        <w:pStyle w:val="7"/>
        <w:spacing w:line="360" w:lineRule="auto"/>
        <w:jc w:val="center"/>
        <w:rPr>
          <w:rStyle w:val="15"/>
          <w:rFonts w:ascii="Bell MT" w:hAnsi="Bell MT"/>
        </w:rPr>
      </w:pPr>
    </w:p>
    <w:p w14:paraId="4E9D5694">
      <w:pPr>
        <w:pStyle w:val="7"/>
        <w:spacing w:line="360" w:lineRule="auto"/>
        <w:jc w:val="center"/>
        <w:rPr>
          <w:rStyle w:val="15"/>
          <w:rFonts w:ascii="Bell MT" w:hAnsi="Bell MT"/>
        </w:rPr>
      </w:pPr>
    </w:p>
    <w:p w14:paraId="277C2AEE">
      <w:pPr>
        <w:pStyle w:val="7"/>
        <w:spacing w:line="360" w:lineRule="auto"/>
        <w:jc w:val="center"/>
        <w:rPr>
          <w:rStyle w:val="15"/>
          <w:rFonts w:ascii="Bell MT" w:hAnsi="Bell MT"/>
        </w:rPr>
      </w:pPr>
      <w:r>
        <w:rPr>
          <w:rStyle w:val="15"/>
          <w:rFonts w:ascii="Bell MT" w:hAnsi="Bell MT"/>
        </w:rPr>
        <w:t>PROLOGUE</w:t>
      </w:r>
    </w:p>
    <w:p w14:paraId="171C5432">
      <w:pPr>
        <w:spacing w:after="0"/>
        <w:ind w:left="2160" w:firstLine="720"/>
        <w:rPr>
          <w:rStyle w:val="15"/>
          <w:rFonts w:ascii="Bell MT" w:hAnsi="Bell MT"/>
          <w:sz w:val="24"/>
          <w:szCs w:val="24"/>
        </w:rPr>
      </w:pPr>
      <w:r>
        <w:rPr>
          <w:rFonts w:ascii="Bell MT" w:hAnsi="Bell MT"/>
          <w:b/>
          <w:bCs/>
          <w:sz w:val="24"/>
          <w:szCs w:val="24"/>
        </w:rPr>
        <w:t>Before the Journey Began</w:t>
      </w:r>
    </w:p>
    <w:p w14:paraId="26E95147">
      <w:pPr>
        <w:pStyle w:val="7"/>
        <w:rPr>
          <w:rFonts w:ascii="Bell MT" w:hAnsi="Bell MT"/>
        </w:rPr>
      </w:pPr>
      <w:r>
        <w:rPr>
          <w:rFonts w:ascii="Bell MT" w:hAnsi="Bell MT"/>
        </w:rPr>
        <w:t>Nine years later, I graduated.</w:t>
      </w:r>
    </w:p>
    <w:p w14:paraId="54802FB2">
      <w:pPr>
        <w:pStyle w:val="7"/>
        <w:rPr>
          <w:rFonts w:ascii="Bell MT" w:hAnsi="Bell MT"/>
        </w:rPr>
      </w:pPr>
      <w:r>
        <w:rPr>
          <w:rFonts w:ascii="Bell MT" w:hAnsi="Bell MT"/>
        </w:rPr>
        <w:t xml:space="preserve">And I did not just graduate. I finished with a </w:t>
      </w:r>
      <w:r>
        <w:rPr>
          <w:rStyle w:val="11"/>
          <w:rFonts w:ascii="Bell MT" w:hAnsi="Bell MT"/>
        </w:rPr>
        <w:t>FIRST CLASS HONOURS</w:t>
      </w:r>
      <w:r>
        <w:rPr>
          <w:rFonts w:ascii="Bell MT" w:hAnsi="Bell MT"/>
        </w:rPr>
        <w:t xml:space="preserve"> and three professional qualifications: </w:t>
      </w:r>
      <w:r>
        <w:rPr>
          <w:rStyle w:val="11"/>
          <w:rFonts w:ascii="Bell MT" w:hAnsi="Bell MT"/>
        </w:rPr>
        <w:t>RN, RM, and RPHN</w:t>
      </w:r>
      <w:r>
        <w:rPr>
          <w:rFonts w:ascii="Bell MT" w:hAnsi="Bell MT"/>
        </w:rPr>
        <w:t>.</w:t>
      </w:r>
    </w:p>
    <w:p w14:paraId="3394767F">
      <w:pPr>
        <w:pStyle w:val="7"/>
        <w:rPr>
          <w:rFonts w:ascii="Bell MT" w:hAnsi="Bell MT"/>
        </w:rPr>
      </w:pPr>
      <w:r>
        <w:rPr>
          <w:rFonts w:ascii="Bell MT" w:hAnsi="Bell MT"/>
        </w:rPr>
        <w:t>But none of this was planned exactly the way it eventually happened.</w:t>
      </w:r>
    </w:p>
    <w:p w14:paraId="059DD72C">
      <w:pPr>
        <w:pStyle w:val="7"/>
        <w:jc w:val="both"/>
        <w:rPr>
          <w:rFonts w:ascii="Bell MT" w:hAnsi="Bell MT"/>
        </w:rPr>
      </w:pPr>
      <w:r>
        <w:rPr>
          <w:rFonts w:ascii="Bell MT" w:hAnsi="Bell MT"/>
        </w:rPr>
        <w:t>It was a combination of so many things. So many people. So many disappointments. So many attempts. So many prayers. So many moments when I had no idea what would happen next.</w:t>
      </w:r>
    </w:p>
    <w:p w14:paraId="0873042F">
      <w:pPr>
        <w:pStyle w:val="7"/>
        <w:jc w:val="both"/>
        <w:rPr>
          <w:rFonts w:ascii="Bell MT" w:hAnsi="Bell MT"/>
        </w:rPr>
      </w:pPr>
      <w:r>
        <w:rPr>
          <w:rFonts w:ascii="Bell MT" w:hAnsi="Bell MT"/>
        </w:rPr>
        <w:t>And somehow, it all clicked when I returned from university and my Dad reminded me of something I had almost forgotten. He reminded me of how much I used to struggle in science class.</w:t>
      </w:r>
    </w:p>
    <w:p w14:paraId="7C340E7C">
      <w:pPr>
        <w:pStyle w:val="7"/>
        <w:jc w:val="both"/>
        <w:rPr>
          <w:rFonts w:ascii="Bell MT" w:hAnsi="Bell MT"/>
        </w:rPr>
      </w:pPr>
      <w:r>
        <w:rPr>
          <w:rFonts w:ascii="Bell MT" w:hAnsi="Bell MT"/>
        </w:rPr>
        <w:t xml:space="preserve">Personally, I used to think my struggle began with </w:t>
      </w:r>
      <w:r>
        <w:rPr>
          <w:rStyle w:val="11"/>
          <w:rFonts w:ascii="Bell MT" w:hAnsi="Bell MT"/>
        </w:rPr>
        <w:t>my five UTME attempts</w:t>
      </w:r>
      <w:r>
        <w:rPr>
          <w:rFonts w:ascii="Bell MT" w:hAnsi="Bell MT"/>
        </w:rPr>
        <w:t>. But the more I thought about it, the more I realised that it had started much earlier.</w:t>
      </w:r>
    </w:p>
    <w:p w14:paraId="5248758F">
      <w:pPr>
        <w:pStyle w:val="7"/>
        <w:jc w:val="both"/>
        <w:rPr>
          <w:rFonts w:ascii="Bell MT" w:hAnsi="Bell MT"/>
        </w:rPr>
      </w:pPr>
      <w:r>
        <w:rPr>
          <w:rFonts w:ascii="Bell MT" w:hAnsi="Bell MT"/>
        </w:rPr>
        <w:t>Maybe it started when I chose the science class in secondary school.</w:t>
      </w:r>
    </w:p>
    <w:p w14:paraId="685267BA">
      <w:pPr>
        <w:pStyle w:val="7"/>
        <w:jc w:val="both"/>
        <w:rPr>
          <w:rFonts w:ascii="Bell MT" w:hAnsi="Bell MT"/>
        </w:rPr>
      </w:pPr>
      <w:r>
        <w:rPr>
          <w:rFonts w:ascii="Bell MT" w:hAnsi="Bell MT"/>
        </w:rPr>
        <w:t>Maybe it started because I was too young to understand the importance of education at the time.</w:t>
      </w:r>
    </w:p>
    <w:p w14:paraId="155798FB">
      <w:pPr>
        <w:pStyle w:val="7"/>
        <w:jc w:val="both"/>
        <w:rPr>
          <w:rFonts w:ascii="Bell MT" w:hAnsi="Bell MT"/>
        </w:rPr>
      </w:pPr>
      <w:r>
        <w:rPr>
          <w:rFonts w:ascii="Bell MT" w:hAnsi="Bell MT"/>
        </w:rPr>
        <w:t>Or maybe, quite simply, books were hard, and I loved Disney, Zee World, and Nickelodeon too much.</w:t>
      </w:r>
    </w:p>
    <w:p w14:paraId="3DC9FF42">
      <w:pPr>
        <w:pStyle w:val="7"/>
        <w:jc w:val="both"/>
        <w:rPr>
          <w:rFonts w:ascii="Bell MT" w:hAnsi="Bell MT"/>
        </w:rPr>
      </w:pPr>
      <w:r>
        <w:rPr>
          <w:rFonts w:ascii="Bell MT" w:hAnsi="Bell MT"/>
        </w:rPr>
        <w:t>Whatever the reason, the struggle was real.</w:t>
      </w:r>
    </w:p>
    <w:p w14:paraId="1D390C35">
      <w:pPr>
        <w:pStyle w:val="7"/>
        <w:jc w:val="both"/>
        <w:rPr>
          <w:rFonts w:ascii="Bell MT" w:hAnsi="Bell MT"/>
        </w:rPr>
      </w:pPr>
      <w:r>
        <w:rPr>
          <w:rFonts w:ascii="Bell MT" w:hAnsi="Bell MT"/>
        </w:rPr>
        <w:t>And looking back now, I can see that every part of it was leading somewhere.</w:t>
      </w:r>
    </w:p>
    <w:p w14:paraId="310E1871">
      <w:pPr>
        <w:pStyle w:val="7"/>
        <w:rPr>
          <w:rFonts w:ascii="Bell MT" w:hAnsi="Bell MT"/>
        </w:rPr>
      </w:pPr>
      <w:r>
        <w:rPr>
          <w:rFonts w:ascii="Bell MT" w:hAnsi="Bell MT"/>
        </w:rPr>
        <w:t>The remedial classes.</w:t>
      </w:r>
      <w:r>
        <w:rPr>
          <w:rFonts w:ascii="Bell MT" w:hAnsi="Bell MT"/>
        </w:rPr>
        <w:br w:type="textWrapping"/>
      </w:r>
      <w:r>
        <w:rPr>
          <w:rFonts w:ascii="Bell MT" w:hAnsi="Bell MT"/>
        </w:rPr>
        <w:t>The poor results.</w:t>
      </w:r>
      <w:r>
        <w:rPr>
          <w:rFonts w:ascii="Bell MT" w:hAnsi="Bell MT"/>
        </w:rPr>
        <w:br w:type="textWrapping"/>
      </w:r>
      <w:r>
        <w:rPr>
          <w:rFonts w:ascii="Bell MT" w:hAnsi="Bell MT"/>
        </w:rPr>
        <w:t>The five UTME attempts.</w:t>
      </w:r>
      <w:r>
        <w:rPr>
          <w:rFonts w:ascii="Bell MT" w:hAnsi="Bell MT"/>
        </w:rPr>
        <w:br w:type="textWrapping"/>
      </w:r>
      <w:r>
        <w:rPr>
          <w:rFonts w:ascii="Bell MT" w:hAnsi="Bell MT"/>
        </w:rPr>
        <w:t>The insults I endured.</w:t>
      </w:r>
      <w:r>
        <w:rPr>
          <w:rFonts w:ascii="Bell MT" w:hAnsi="Bell MT"/>
        </w:rPr>
        <w:br w:type="textWrapping"/>
      </w:r>
      <w:r>
        <w:rPr>
          <w:rFonts w:ascii="Bell MT" w:hAnsi="Bell MT"/>
        </w:rPr>
        <w:t>The IELTS examination.</w:t>
      </w:r>
      <w:r>
        <w:rPr>
          <w:rFonts w:ascii="Bell MT" w:hAnsi="Bell MT"/>
        </w:rPr>
        <w:br w:type="textWrapping"/>
      </w:r>
      <w:r>
        <w:rPr>
          <w:rFonts w:ascii="Bell MT" w:hAnsi="Bell MT"/>
        </w:rPr>
        <w:t>The applications.</w:t>
      </w:r>
      <w:r>
        <w:rPr>
          <w:rFonts w:ascii="Bell MT" w:hAnsi="Bell MT"/>
        </w:rPr>
        <w:br w:type="textWrapping"/>
      </w:r>
      <w:r>
        <w:rPr>
          <w:rFonts w:ascii="Bell MT" w:hAnsi="Bell MT"/>
        </w:rPr>
        <w:t>The disappointments.</w:t>
      </w:r>
      <w:r>
        <w:rPr>
          <w:rFonts w:ascii="Bell MT" w:hAnsi="Bell MT"/>
        </w:rPr>
        <w:br w:type="textWrapping"/>
      </w:r>
      <w:r>
        <w:rPr>
          <w:rFonts w:ascii="Bell MT" w:hAnsi="Bell MT"/>
        </w:rPr>
        <w:t>The unending clinical postings.</w:t>
      </w:r>
      <w:r>
        <w:rPr>
          <w:rFonts w:ascii="Bell MT" w:hAnsi="Bell MT"/>
        </w:rPr>
        <w:br w:type="textWrapping"/>
      </w:r>
      <w:r>
        <w:rPr>
          <w:rFonts w:ascii="Bell MT" w:hAnsi="Bell MT"/>
        </w:rPr>
        <w:t>The professional examinations.</w:t>
      </w:r>
      <w:r>
        <w:rPr>
          <w:rFonts w:ascii="Bell MT" w:hAnsi="Bell MT"/>
        </w:rPr>
        <w:br w:type="textWrapping"/>
      </w:r>
      <w:r>
        <w:rPr>
          <w:rFonts w:ascii="Bell MT" w:hAnsi="Bell MT"/>
        </w:rPr>
        <w:t>The leadership positions.</w:t>
      </w:r>
    </w:p>
    <w:p w14:paraId="0669F225">
      <w:pPr>
        <w:pStyle w:val="7"/>
        <w:rPr>
          <w:rFonts w:ascii="Bell MT" w:hAnsi="Bell MT"/>
        </w:rPr>
      </w:pPr>
      <w:r>
        <w:rPr>
          <w:rFonts w:ascii="Bell MT" w:hAnsi="Bell MT"/>
        </w:rPr>
        <w:t>The falling CGPA.</w:t>
      </w:r>
      <w:r>
        <w:rPr>
          <w:rFonts w:ascii="Bell MT" w:hAnsi="Bell MT"/>
        </w:rPr>
        <w:br w:type="textWrapping"/>
      </w:r>
      <w:r>
        <w:rPr>
          <w:rFonts w:ascii="Bell MT" w:hAnsi="Bell MT"/>
        </w:rPr>
        <w:t>The tears.</w:t>
      </w:r>
      <w:r>
        <w:rPr>
          <w:rFonts w:ascii="Bell MT" w:hAnsi="Bell MT"/>
        </w:rPr>
        <w:br w:type="textWrapping"/>
      </w:r>
      <w:r>
        <w:rPr>
          <w:rFonts w:ascii="Bell MT" w:hAnsi="Bell MT"/>
        </w:rPr>
        <w:t>The prayers.</w:t>
      </w:r>
      <w:r>
        <w:rPr>
          <w:rFonts w:ascii="Bell MT" w:hAnsi="Bell MT"/>
        </w:rPr>
        <w:br w:type="textWrapping"/>
      </w:r>
      <w:r>
        <w:rPr>
          <w:rFonts w:ascii="Bell MT" w:hAnsi="Bell MT"/>
        </w:rPr>
        <w:t>The people Allah sent into my life.</w:t>
      </w:r>
    </w:p>
    <w:p w14:paraId="326D766E">
      <w:pPr>
        <w:pStyle w:val="7"/>
        <w:spacing w:line="273" w:lineRule="auto"/>
        <w:rPr>
          <w:rFonts w:ascii="Bell MT" w:hAnsi="Bell MT"/>
        </w:rPr>
      </w:pPr>
      <w:r>
        <w:rPr>
          <w:rFonts w:ascii="Bell MT" w:hAnsi="Bell MT"/>
        </w:rPr>
        <w:t>Everything.</w:t>
      </w:r>
    </w:p>
    <w:p w14:paraId="67959CEF">
      <w:pPr>
        <w:pStyle w:val="7"/>
        <w:spacing w:line="273" w:lineRule="auto"/>
        <w:rPr>
          <w:rFonts w:ascii="Bell MT" w:hAnsi="Bell MT"/>
        </w:rPr>
      </w:pPr>
      <w:r>
        <w:rPr>
          <w:rFonts w:ascii="Bell MT" w:hAnsi="Bell MT"/>
        </w:rPr>
        <w:t>They all led me to this very moment.</w:t>
      </w:r>
    </w:p>
    <w:p w14:paraId="1A59F828">
      <w:pPr>
        <w:rPr>
          <w:rFonts w:ascii="Bell MT" w:hAnsi="Bell MT" w:cs="Times New Roman"/>
          <w:b/>
          <w:bCs/>
          <w:sz w:val="24"/>
          <w:szCs w:val="24"/>
        </w:rPr>
      </w:pPr>
      <w:r>
        <w:rPr>
          <w:rFonts w:ascii="Bell MT" w:hAnsi="Bell MT" w:cs="Times New Roman"/>
          <w:b/>
          <w:bCs/>
          <w:sz w:val="24"/>
          <w:szCs w:val="24"/>
        </w:rPr>
        <w:t xml:space="preserve"> </w:t>
      </w:r>
    </w:p>
    <w:p w14:paraId="23DE2FAD">
      <w:pPr>
        <w:jc w:val="center"/>
        <w:rPr>
          <w:rFonts w:ascii="Bell MT" w:hAnsi="Bell MT" w:cs="Times New Roman"/>
          <w:b/>
          <w:bCs/>
          <w:sz w:val="24"/>
          <w:szCs w:val="24"/>
        </w:rPr>
      </w:pPr>
      <w:r>
        <w:rPr>
          <w:rFonts w:ascii="Bell MT" w:hAnsi="Bell MT" w:cs="Times New Roman"/>
          <w:b/>
          <w:bCs/>
          <w:sz w:val="24"/>
          <w:szCs w:val="24"/>
        </w:rPr>
        <w:t xml:space="preserve"> </w:t>
      </w:r>
    </w:p>
    <w:p w14:paraId="2BC494B4">
      <w:pPr>
        <w:jc w:val="center"/>
        <w:rPr>
          <w:rFonts w:ascii="Bell MT" w:hAnsi="Bell MT" w:cs="Times New Roman"/>
          <w:b/>
          <w:bCs/>
          <w:sz w:val="24"/>
          <w:szCs w:val="24"/>
        </w:rPr>
      </w:pPr>
      <w:r>
        <w:rPr>
          <w:rFonts w:ascii="Bell MT" w:hAnsi="Bell MT" w:cs="Times New Roman"/>
          <w:b/>
          <w:bCs/>
          <w:sz w:val="24"/>
          <w:szCs w:val="24"/>
        </w:rPr>
        <w:t xml:space="preserve"> </w:t>
      </w:r>
    </w:p>
    <w:p w14:paraId="21D0011F">
      <w:pPr>
        <w:jc w:val="center"/>
        <w:rPr>
          <w:rFonts w:ascii="Bell MT" w:hAnsi="Bell MT" w:cs="Times New Roman"/>
          <w:b/>
          <w:bCs/>
          <w:sz w:val="24"/>
          <w:szCs w:val="24"/>
        </w:rPr>
      </w:pPr>
      <w:r>
        <w:rPr>
          <w:rFonts w:ascii="Bell MT" w:hAnsi="Bell MT" w:cs="Times New Roman"/>
          <w:b/>
          <w:bCs/>
          <w:sz w:val="24"/>
          <w:szCs w:val="24"/>
        </w:rPr>
        <w:t xml:space="preserve"> </w:t>
      </w:r>
    </w:p>
    <w:p w14:paraId="0CBF8F02">
      <w:pPr>
        <w:jc w:val="center"/>
        <w:rPr>
          <w:rFonts w:ascii="Bell MT" w:hAnsi="Bell MT" w:cs="Times New Roman"/>
          <w:b/>
          <w:bCs/>
          <w:sz w:val="24"/>
          <w:szCs w:val="24"/>
        </w:rPr>
      </w:pPr>
      <w:r>
        <w:rPr>
          <w:rFonts w:ascii="Bell MT" w:hAnsi="Bell MT" w:cs="Times New Roman"/>
          <w:b/>
          <w:bCs/>
          <w:sz w:val="24"/>
          <w:szCs w:val="24"/>
        </w:rPr>
        <w:t xml:space="preserve"> </w:t>
      </w:r>
    </w:p>
    <w:p w14:paraId="64EAAFD0">
      <w:pPr>
        <w:jc w:val="center"/>
        <w:rPr>
          <w:rFonts w:ascii="Bell MT" w:hAnsi="Bell MT" w:cs="Times New Roman"/>
          <w:b/>
          <w:bCs/>
          <w:sz w:val="24"/>
          <w:szCs w:val="24"/>
        </w:rPr>
      </w:pPr>
      <w:r>
        <w:rPr>
          <w:rFonts w:ascii="Bell MT" w:hAnsi="Bell MT" w:cs="Times New Roman"/>
          <w:b/>
          <w:bCs/>
          <w:sz w:val="24"/>
          <w:szCs w:val="24"/>
        </w:rPr>
        <w:t xml:space="preserve"> </w:t>
      </w:r>
    </w:p>
    <w:p w14:paraId="1243E378">
      <w:pPr>
        <w:jc w:val="center"/>
        <w:rPr>
          <w:rFonts w:ascii="Bell MT" w:hAnsi="Bell MT" w:cs="Times New Roman"/>
          <w:b/>
          <w:bCs/>
          <w:sz w:val="24"/>
          <w:szCs w:val="24"/>
        </w:rPr>
      </w:pPr>
      <w:r>
        <w:rPr>
          <w:rFonts w:ascii="Bell MT" w:hAnsi="Bell MT" w:cs="Times New Roman"/>
          <w:b/>
          <w:bCs/>
          <w:sz w:val="24"/>
          <w:szCs w:val="24"/>
        </w:rPr>
        <w:t xml:space="preserve"> </w:t>
      </w:r>
    </w:p>
    <w:p w14:paraId="330C9C58">
      <w:pPr>
        <w:jc w:val="center"/>
        <w:rPr>
          <w:rFonts w:ascii="Bell MT" w:hAnsi="Bell MT" w:cs="Times New Roman"/>
          <w:b/>
          <w:bCs/>
          <w:sz w:val="24"/>
          <w:szCs w:val="24"/>
        </w:rPr>
      </w:pPr>
      <w:r>
        <w:rPr>
          <w:rFonts w:ascii="Bell MT" w:hAnsi="Bell MT" w:cs="Times New Roman"/>
          <w:b/>
          <w:bCs/>
          <w:sz w:val="24"/>
          <w:szCs w:val="24"/>
        </w:rPr>
        <w:t xml:space="preserve"> </w:t>
      </w:r>
    </w:p>
    <w:p w14:paraId="27F591BD">
      <w:pPr>
        <w:jc w:val="center"/>
        <w:rPr>
          <w:rFonts w:ascii="Bell MT" w:hAnsi="Bell MT" w:cs="Times New Roman"/>
          <w:b/>
          <w:bCs/>
          <w:sz w:val="24"/>
          <w:szCs w:val="24"/>
        </w:rPr>
      </w:pPr>
      <w:r>
        <w:rPr>
          <w:rFonts w:ascii="Bell MT" w:hAnsi="Bell MT" w:cs="Times New Roman"/>
          <w:b/>
          <w:bCs/>
          <w:sz w:val="24"/>
          <w:szCs w:val="24"/>
        </w:rPr>
        <w:t xml:space="preserve"> </w:t>
      </w:r>
    </w:p>
    <w:p w14:paraId="22323106">
      <w:pPr>
        <w:jc w:val="center"/>
        <w:rPr>
          <w:rFonts w:ascii="Bell MT" w:hAnsi="Bell MT" w:cs="Times New Roman"/>
          <w:b/>
          <w:bCs/>
          <w:sz w:val="24"/>
          <w:szCs w:val="24"/>
        </w:rPr>
      </w:pPr>
      <w:r>
        <w:rPr>
          <w:rFonts w:ascii="Bell MT" w:hAnsi="Bell MT" w:cs="Times New Roman"/>
          <w:b/>
          <w:bCs/>
          <w:sz w:val="24"/>
          <w:szCs w:val="24"/>
        </w:rPr>
        <w:t xml:space="preserve"> </w:t>
      </w:r>
    </w:p>
    <w:p w14:paraId="68229B90">
      <w:pPr>
        <w:jc w:val="center"/>
        <w:rPr>
          <w:rFonts w:ascii="Bell MT" w:hAnsi="Bell MT" w:cs="Times New Roman"/>
          <w:b/>
          <w:bCs/>
          <w:sz w:val="24"/>
          <w:szCs w:val="24"/>
        </w:rPr>
      </w:pPr>
      <w:r>
        <w:rPr>
          <w:rFonts w:ascii="Bell MT" w:hAnsi="Bell MT" w:cs="Times New Roman"/>
          <w:b/>
          <w:bCs/>
          <w:sz w:val="24"/>
          <w:szCs w:val="24"/>
        </w:rPr>
        <w:t xml:space="preserve"> </w:t>
      </w:r>
    </w:p>
    <w:p w14:paraId="66705A02">
      <w:pPr>
        <w:jc w:val="center"/>
        <w:rPr>
          <w:rFonts w:ascii="Bell MT" w:hAnsi="Bell MT" w:cs="Times New Roman"/>
          <w:b/>
          <w:bCs/>
          <w:sz w:val="24"/>
          <w:szCs w:val="24"/>
        </w:rPr>
      </w:pPr>
      <w:r>
        <w:rPr>
          <w:rFonts w:ascii="Bell MT" w:hAnsi="Bell MT" w:cs="Times New Roman"/>
          <w:b/>
          <w:bCs/>
          <w:sz w:val="24"/>
          <w:szCs w:val="24"/>
        </w:rPr>
        <w:t xml:space="preserve"> </w:t>
      </w:r>
    </w:p>
    <w:p w14:paraId="4E6514EC">
      <w:pPr>
        <w:jc w:val="center"/>
        <w:rPr>
          <w:rFonts w:ascii="Bell MT" w:hAnsi="Bell MT" w:cs="Times New Roman"/>
          <w:b/>
          <w:bCs/>
          <w:sz w:val="24"/>
          <w:szCs w:val="24"/>
        </w:rPr>
      </w:pPr>
      <w:r>
        <w:rPr>
          <w:rFonts w:ascii="Bell MT" w:hAnsi="Bell MT" w:cs="Times New Roman"/>
          <w:b/>
          <w:bCs/>
          <w:sz w:val="24"/>
          <w:szCs w:val="24"/>
        </w:rPr>
        <w:t xml:space="preserve"> </w:t>
      </w:r>
    </w:p>
    <w:p w14:paraId="71487CDA">
      <w:pPr>
        <w:jc w:val="center"/>
        <w:rPr>
          <w:rFonts w:ascii="Bell MT" w:hAnsi="Bell MT" w:cs="Times New Roman"/>
          <w:b/>
          <w:bCs/>
          <w:sz w:val="24"/>
          <w:szCs w:val="24"/>
        </w:rPr>
      </w:pPr>
      <w:r>
        <w:rPr>
          <w:rFonts w:ascii="Bell MT" w:hAnsi="Bell MT" w:cs="Times New Roman"/>
          <w:b/>
          <w:bCs/>
          <w:sz w:val="24"/>
          <w:szCs w:val="24"/>
        </w:rPr>
        <w:t xml:space="preserve"> </w:t>
      </w:r>
    </w:p>
    <w:p w14:paraId="00DB2952">
      <w:pPr>
        <w:jc w:val="center"/>
        <w:rPr>
          <w:rFonts w:ascii="Bell MT" w:hAnsi="Bell MT" w:cs="Times New Roman"/>
          <w:b/>
          <w:bCs/>
          <w:sz w:val="24"/>
          <w:szCs w:val="24"/>
        </w:rPr>
      </w:pPr>
      <w:r>
        <w:rPr>
          <w:rFonts w:ascii="Bell MT" w:hAnsi="Bell MT" w:cs="Times New Roman"/>
          <w:b/>
          <w:bCs/>
          <w:sz w:val="24"/>
          <w:szCs w:val="24"/>
        </w:rPr>
        <w:t xml:space="preserve"> </w:t>
      </w:r>
    </w:p>
    <w:p w14:paraId="51C7AD79">
      <w:pPr>
        <w:jc w:val="center"/>
        <w:rPr>
          <w:rFonts w:ascii="Bell MT" w:hAnsi="Bell MT" w:cs="Times New Roman"/>
          <w:b/>
          <w:bCs/>
          <w:sz w:val="24"/>
          <w:szCs w:val="24"/>
        </w:rPr>
      </w:pPr>
    </w:p>
    <w:p w14:paraId="374EFE96">
      <w:pPr>
        <w:jc w:val="center"/>
        <w:rPr>
          <w:rFonts w:ascii="Bell MT" w:hAnsi="Bell MT" w:cs="Times New Roman"/>
          <w:b/>
          <w:bCs/>
          <w:sz w:val="24"/>
          <w:szCs w:val="24"/>
        </w:rPr>
      </w:pPr>
    </w:p>
    <w:p w14:paraId="036850A6">
      <w:pPr>
        <w:jc w:val="center"/>
        <w:rPr>
          <w:rFonts w:ascii="Bell MT" w:hAnsi="Bell MT" w:cs="Times New Roman"/>
          <w:b/>
          <w:bCs/>
          <w:sz w:val="24"/>
          <w:szCs w:val="24"/>
        </w:rPr>
      </w:pPr>
      <w:r>
        <w:rPr>
          <w:rFonts w:ascii="Bell MT" w:hAnsi="Bell MT" w:cs="Times New Roman"/>
          <w:b/>
          <w:bCs/>
          <w:sz w:val="24"/>
          <w:szCs w:val="24"/>
        </w:rPr>
        <w:t xml:space="preserve"> </w:t>
      </w:r>
    </w:p>
    <w:p w14:paraId="0CD52840">
      <w:pPr>
        <w:jc w:val="center"/>
        <w:rPr>
          <w:rFonts w:ascii="Bell MT" w:hAnsi="Bell MT" w:cs="Times New Roman"/>
          <w:b/>
          <w:bCs/>
          <w:sz w:val="24"/>
          <w:szCs w:val="24"/>
        </w:rPr>
      </w:pPr>
      <w:r>
        <w:rPr>
          <w:rFonts w:ascii="Bell MT" w:hAnsi="Bell MT" w:cs="Times New Roman"/>
          <w:b/>
          <w:bCs/>
          <w:sz w:val="24"/>
          <w:szCs w:val="24"/>
        </w:rPr>
        <w:t xml:space="preserve"> </w:t>
      </w:r>
    </w:p>
    <w:p w14:paraId="60EBB469">
      <w:pPr>
        <w:jc w:val="center"/>
        <w:rPr>
          <w:rFonts w:ascii="Bell MT" w:hAnsi="Bell MT" w:cs="Times New Roman"/>
          <w:b/>
          <w:bCs/>
          <w:sz w:val="24"/>
          <w:szCs w:val="24"/>
        </w:rPr>
      </w:pPr>
    </w:p>
    <w:p w14:paraId="634E99E6">
      <w:pPr>
        <w:jc w:val="center"/>
        <w:rPr>
          <w:rFonts w:ascii="Bell MT" w:hAnsi="Bell MT" w:cs="Times New Roman"/>
          <w:b/>
          <w:bCs/>
          <w:sz w:val="24"/>
          <w:szCs w:val="24"/>
        </w:rPr>
      </w:pPr>
    </w:p>
    <w:p w14:paraId="71BE65CB">
      <w:pPr>
        <w:jc w:val="center"/>
        <w:rPr>
          <w:rFonts w:ascii="Bell MT" w:hAnsi="Bell MT" w:cs="Times New Roman"/>
          <w:b/>
          <w:bCs/>
          <w:sz w:val="24"/>
          <w:szCs w:val="24"/>
        </w:rPr>
      </w:pPr>
    </w:p>
    <w:p w14:paraId="3835A2BA">
      <w:pPr>
        <w:jc w:val="center"/>
        <w:rPr>
          <w:rFonts w:ascii="Bell MT" w:hAnsi="Bell MT" w:cs="Times New Roman"/>
          <w:b/>
          <w:bCs/>
          <w:sz w:val="24"/>
          <w:szCs w:val="24"/>
        </w:rPr>
      </w:pPr>
    </w:p>
    <w:p w14:paraId="1E1F48CB">
      <w:pPr>
        <w:jc w:val="center"/>
        <w:rPr>
          <w:rFonts w:ascii="Bell MT" w:hAnsi="Bell MT" w:cs="Times New Roman"/>
          <w:b/>
          <w:bCs/>
          <w:sz w:val="24"/>
          <w:szCs w:val="24"/>
        </w:rPr>
      </w:pPr>
    </w:p>
    <w:p w14:paraId="62375338">
      <w:pPr>
        <w:jc w:val="center"/>
        <w:rPr>
          <w:rFonts w:ascii="Bell MT" w:hAnsi="Bell MT" w:cs="Times New Roman"/>
          <w:b/>
          <w:bCs/>
          <w:sz w:val="24"/>
          <w:szCs w:val="24"/>
        </w:rPr>
      </w:pPr>
    </w:p>
    <w:p w14:paraId="578D891B">
      <w:pPr>
        <w:jc w:val="both"/>
        <w:rPr>
          <w:rFonts w:ascii="Bell MT" w:hAnsi="Bell MT" w:cs="Times New Roman"/>
          <w:b/>
          <w:bCs/>
          <w:sz w:val="24"/>
          <w:szCs w:val="24"/>
        </w:rPr>
      </w:pPr>
    </w:p>
    <w:p w14:paraId="2804E817">
      <w:pPr>
        <w:ind w:left="2880" w:firstLine="720"/>
        <w:jc w:val="both"/>
        <w:rPr>
          <w:rFonts w:ascii="Bell MT" w:hAnsi="Bell MT" w:cs="Times New Roman"/>
          <w:b/>
          <w:bCs/>
          <w:sz w:val="24"/>
          <w:szCs w:val="24"/>
        </w:rPr>
      </w:pPr>
      <w:r>
        <w:rPr>
          <w:rFonts w:ascii="Bell MT" w:hAnsi="Bell MT" w:cs="Times New Roman"/>
          <w:b/>
          <w:bCs/>
          <w:sz w:val="24"/>
          <w:szCs w:val="24"/>
        </w:rPr>
        <w:t>CHAPTER ONE</w:t>
      </w:r>
    </w:p>
    <w:p w14:paraId="124BD943">
      <w:pPr>
        <w:jc w:val="center"/>
        <w:rPr>
          <w:rFonts w:ascii="Bell MT" w:hAnsi="Bell MT" w:cs="Times New Roman"/>
          <w:b/>
          <w:bCs/>
          <w:sz w:val="24"/>
          <w:szCs w:val="24"/>
        </w:rPr>
      </w:pPr>
      <w:r>
        <w:rPr>
          <w:rFonts w:ascii="Bell MT" w:hAnsi="Bell MT" w:cs="Times New Roman"/>
          <w:b/>
          <w:bCs/>
          <w:sz w:val="24"/>
          <w:szCs w:val="24"/>
        </w:rPr>
        <w:t>MAYBE THE STRUGGLE STARTED EARLIER</w:t>
      </w:r>
    </w:p>
    <w:p w14:paraId="6338E7A5">
      <w:pPr>
        <w:pStyle w:val="7"/>
        <w:spacing w:line="273" w:lineRule="auto"/>
        <w:rPr>
          <w:rFonts w:ascii="Bell MT" w:hAnsi="Bell MT"/>
        </w:rPr>
      </w:pPr>
      <w:r>
        <w:rPr>
          <w:rFonts w:ascii="Bell MT" w:hAnsi="Bell MT"/>
        </w:rPr>
        <w:t>When I think about my academic journey now, I realised that JAMB was not where the story started.</w:t>
      </w:r>
    </w:p>
    <w:p w14:paraId="11FC741E">
      <w:pPr>
        <w:pStyle w:val="7"/>
        <w:spacing w:line="273" w:lineRule="auto"/>
        <w:rPr>
          <w:rFonts w:ascii="Bell MT" w:hAnsi="Bell MT"/>
        </w:rPr>
      </w:pPr>
      <w:r>
        <w:rPr>
          <w:rFonts w:ascii="Bell MT" w:hAnsi="Bell MT"/>
        </w:rPr>
        <w:t>It started much earlier.</w:t>
      </w:r>
    </w:p>
    <w:p w14:paraId="53354E5A">
      <w:pPr>
        <w:pStyle w:val="7"/>
        <w:spacing w:line="273" w:lineRule="auto"/>
        <w:rPr>
          <w:rFonts w:ascii="Bell MT" w:hAnsi="Bell MT"/>
        </w:rPr>
      </w:pPr>
      <w:r>
        <w:rPr>
          <w:rFonts w:ascii="Bell MT" w:hAnsi="Bell MT"/>
        </w:rPr>
        <w:t>During my secondary school years, I struggled with science class.</w:t>
      </w:r>
    </w:p>
    <w:p w14:paraId="0C78784F">
      <w:pPr>
        <w:pStyle w:val="7"/>
        <w:spacing w:line="273" w:lineRule="auto"/>
        <w:rPr>
          <w:rFonts w:ascii="Bell MT" w:hAnsi="Bell MT"/>
        </w:rPr>
      </w:pPr>
      <w:r>
        <w:rPr>
          <w:rFonts w:ascii="Bell MT" w:hAnsi="Bell MT"/>
        </w:rPr>
        <w:t>Sometimes, I wondered, who even asked me to go for the sciences? Was it peer pressure, or did I genuinely think it would be a walk in the park? Lol.</w:t>
      </w:r>
    </w:p>
    <w:p w14:paraId="3C71845D">
      <w:pPr>
        <w:pStyle w:val="7"/>
        <w:spacing w:line="273" w:lineRule="auto"/>
        <w:rPr>
          <w:rFonts w:ascii="Bell MT" w:hAnsi="Bell MT"/>
        </w:rPr>
      </w:pPr>
      <w:r>
        <w:rPr>
          <w:rFonts w:ascii="Bell MT" w:hAnsi="Bell MT"/>
        </w:rPr>
        <w:t xml:space="preserve">I hated subjects like Mathematics, Chemistry, Physics, and Further Mathematics. Basically, anything that required me to calculate something was automatically my enemy. </w:t>
      </w:r>
    </w:p>
    <w:p w14:paraId="2F0067C8">
      <w:pPr>
        <w:pStyle w:val="7"/>
        <w:spacing w:line="273" w:lineRule="auto"/>
        <w:rPr>
          <w:rFonts w:ascii="Bell MT" w:hAnsi="Bell MT"/>
        </w:rPr>
      </w:pPr>
      <w:r>
        <w:rPr>
          <w:rFonts w:ascii="Bell MT" w:hAnsi="Bell MT"/>
        </w:rPr>
        <w:t>I preferred subjects like Agricultural Science and Biology because they made more sense to me.</w:t>
      </w:r>
    </w:p>
    <w:p w14:paraId="134DDBC6">
      <w:pPr>
        <w:pStyle w:val="7"/>
        <w:spacing w:line="273" w:lineRule="auto"/>
        <w:rPr>
          <w:rFonts w:ascii="Bell MT" w:hAnsi="Bell MT"/>
        </w:rPr>
      </w:pPr>
      <w:r>
        <w:rPr>
          <w:rFonts w:ascii="Bell MT" w:hAnsi="Bell MT"/>
        </w:rPr>
        <w:t>Agricultural Science was straightforward.</w:t>
      </w:r>
    </w:p>
    <w:p w14:paraId="162C018F">
      <w:pPr>
        <w:pStyle w:val="7"/>
        <w:spacing w:line="273" w:lineRule="auto"/>
        <w:rPr>
          <w:rFonts w:ascii="Bell MT" w:hAnsi="Bell MT"/>
        </w:rPr>
      </w:pPr>
      <w:r>
        <w:rPr>
          <w:rFonts w:ascii="Bell MT" w:hAnsi="Bell MT"/>
        </w:rPr>
        <w:t>What is the advantage of crop rotation?</w:t>
      </w:r>
    </w:p>
    <w:p w14:paraId="2313F6D5">
      <w:pPr>
        <w:pStyle w:val="7"/>
        <w:spacing w:line="273" w:lineRule="auto"/>
        <w:rPr>
          <w:rFonts w:ascii="Bell MT" w:hAnsi="Bell MT"/>
        </w:rPr>
      </w:pPr>
      <w:r>
        <w:rPr>
          <w:rFonts w:ascii="Bell MT" w:hAnsi="Bell MT"/>
        </w:rPr>
        <w:t>What is the disadvantage?</w:t>
      </w:r>
    </w:p>
    <w:p w14:paraId="27C6E3CB">
      <w:pPr>
        <w:pStyle w:val="7"/>
        <w:spacing w:line="273" w:lineRule="auto"/>
        <w:rPr>
          <w:rFonts w:ascii="Bell MT" w:hAnsi="Bell MT"/>
        </w:rPr>
      </w:pPr>
      <w:r>
        <w:rPr>
          <w:rFonts w:ascii="Bell MT" w:hAnsi="Bell MT"/>
        </w:rPr>
        <w:t>What is the importance of agriculture to humanity?</w:t>
      </w:r>
    </w:p>
    <w:p w14:paraId="3F8DDF1C">
      <w:pPr>
        <w:pStyle w:val="7"/>
        <w:spacing w:line="273" w:lineRule="auto"/>
        <w:rPr>
          <w:rFonts w:ascii="Bell MT" w:hAnsi="Bell MT"/>
        </w:rPr>
      </w:pPr>
      <w:r>
        <w:rPr>
          <w:rFonts w:ascii="Bell MT" w:hAnsi="Bell MT"/>
        </w:rPr>
        <w:t>Simple.</w:t>
      </w:r>
    </w:p>
    <w:p w14:paraId="694AEDC4">
      <w:pPr>
        <w:pStyle w:val="7"/>
        <w:spacing w:line="273" w:lineRule="auto"/>
        <w:rPr>
          <w:rFonts w:ascii="Bell MT" w:hAnsi="Bell MT"/>
        </w:rPr>
      </w:pPr>
      <w:r>
        <w:rPr>
          <w:rFonts w:ascii="Bell MT" w:hAnsi="Bell MT"/>
        </w:rPr>
        <w:t>Biology was different too. I could relate to it because it dealt with the human body and living things.</w:t>
      </w:r>
    </w:p>
    <w:p w14:paraId="6E06FCF9">
      <w:pPr>
        <w:pStyle w:val="7"/>
        <w:spacing w:line="273" w:lineRule="auto"/>
        <w:rPr>
          <w:rFonts w:ascii="Bell MT" w:hAnsi="Bell MT"/>
        </w:rPr>
      </w:pPr>
      <w:r>
        <w:rPr>
          <w:rFonts w:ascii="Bell MT" w:hAnsi="Bell MT"/>
        </w:rPr>
        <w:t>But Chemistry and Physics?</w:t>
      </w:r>
    </w:p>
    <w:p w14:paraId="69142296">
      <w:pPr>
        <w:pStyle w:val="7"/>
        <w:spacing w:line="273" w:lineRule="auto"/>
        <w:rPr>
          <w:rFonts w:ascii="Bell MT" w:hAnsi="Bell MT"/>
        </w:rPr>
      </w:pPr>
      <w:r>
        <w:rPr>
          <w:rFonts w:ascii="Bell MT" w:hAnsi="Bell MT"/>
        </w:rPr>
        <w:t>They looked like gibberish to me.</w:t>
      </w:r>
    </w:p>
    <w:p w14:paraId="331B323F">
      <w:pPr>
        <w:pStyle w:val="7"/>
        <w:spacing w:line="273" w:lineRule="auto"/>
        <w:rPr>
          <w:rFonts w:ascii="Bell MT" w:hAnsi="Bell MT"/>
        </w:rPr>
      </w:pPr>
      <w:r>
        <w:rPr>
          <w:rFonts w:ascii="Bell MT" w:hAnsi="Bell MT"/>
        </w:rPr>
        <w:t>I had so many issues with the subjects I didn’t like. Looking back now, I remember being told that I performed woefully in some of my Chemistry and Mathematics examinations.</w:t>
      </w:r>
    </w:p>
    <w:p w14:paraId="0C845449">
      <w:pPr>
        <w:pStyle w:val="7"/>
        <w:spacing w:line="273" w:lineRule="auto"/>
        <w:rPr>
          <w:rFonts w:ascii="Bell MT" w:hAnsi="Bell MT"/>
        </w:rPr>
      </w:pPr>
      <w:r>
        <w:rPr>
          <w:rFonts w:ascii="Bell MT" w:hAnsi="Bell MT"/>
        </w:rPr>
        <w:t>In fact, during my junior secondary school days, my class teacher, Mr Shoremekun, popularly known as Mr Show, enrolled me for remedial classes.</w:t>
      </w:r>
    </w:p>
    <w:p w14:paraId="3811063F">
      <w:pPr>
        <w:pStyle w:val="7"/>
        <w:spacing w:line="273" w:lineRule="auto"/>
        <w:rPr>
          <w:rFonts w:ascii="Bell MT" w:hAnsi="Bell MT"/>
        </w:rPr>
      </w:pPr>
      <w:r>
        <w:rPr>
          <w:rFonts w:ascii="Bell MT" w:hAnsi="Bell MT"/>
        </w:rPr>
        <w:t>That should tell you something.</w:t>
      </w:r>
    </w:p>
    <w:p w14:paraId="05F3DABA">
      <w:pPr>
        <w:pStyle w:val="7"/>
        <w:spacing w:line="273" w:lineRule="auto"/>
        <w:rPr>
          <w:rFonts w:ascii="Bell MT" w:hAnsi="Bell MT"/>
        </w:rPr>
      </w:pPr>
      <w:r>
        <w:rPr>
          <w:rFonts w:ascii="Bell MT" w:hAnsi="Bell MT"/>
        </w:rPr>
        <w:t>My struggle did not begin with JAMB.</w:t>
      </w:r>
    </w:p>
    <w:p w14:paraId="45BB1EE9">
      <w:pPr>
        <w:pStyle w:val="7"/>
        <w:spacing w:line="273" w:lineRule="auto"/>
        <w:rPr>
          <w:rFonts w:ascii="Bell MT" w:hAnsi="Bell MT"/>
        </w:rPr>
      </w:pPr>
      <w:r>
        <w:rPr>
          <w:rFonts w:ascii="Bell MT" w:hAnsi="Bell MT"/>
        </w:rPr>
        <w:t>It did not begin with university.</w:t>
      </w:r>
    </w:p>
    <w:p w14:paraId="2B174312">
      <w:pPr>
        <w:pStyle w:val="7"/>
        <w:spacing w:line="273" w:lineRule="auto"/>
        <w:rPr>
          <w:rFonts w:ascii="Bell MT" w:hAnsi="Bell MT"/>
        </w:rPr>
      </w:pPr>
      <w:r>
        <w:rPr>
          <w:rFonts w:ascii="Bell MT" w:hAnsi="Bell MT"/>
        </w:rPr>
        <w:t>It started much earlier.</w:t>
      </w:r>
    </w:p>
    <w:p w14:paraId="64A86354">
      <w:pPr>
        <w:pStyle w:val="7"/>
        <w:spacing w:line="273" w:lineRule="auto"/>
        <w:rPr>
          <w:rFonts w:ascii="Bell MT" w:hAnsi="Bell MT"/>
        </w:rPr>
      </w:pPr>
      <w:r>
        <w:rPr>
          <w:rFonts w:ascii="Bell MT" w:hAnsi="Bell MT"/>
        </w:rPr>
        <w:t>Maybe it started when I chose science class in secondary school.</w:t>
      </w:r>
    </w:p>
    <w:p w14:paraId="7ACB14A0">
      <w:pPr>
        <w:pStyle w:val="7"/>
        <w:spacing w:line="273" w:lineRule="auto"/>
        <w:rPr>
          <w:rFonts w:ascii="Bell MT" w:hAnsi="Bell MT"/>
        </w:rPr>
      </w:pPr>
      <w:r>
        <w:rPr>
          <w:rFonts w:ascii="Bell MT" w:hAnsi="Bell MT"/>
        </w:rPr>
        <w:t>Maybe I was simply too young to understand the importance of education at the time.</w:t>
      </w:r>
    </w:p>
    <w:p w14:paraId="03772346">
      <w:pPr>
        <w:pStyle w:val="7"/>
        <w:spacing w:line="273" w:lineRule="auto"/>
        <w:rPr>
          <w:rFonts w:ascii="Bell MT" w:hAnsi="Bell MT"/>
        </w:rPr>
      </w:pPr>
      <w:r>
        <w:rPr>
          <w:rFonts w:ascii="Bell MT" w:hAnsi="Bell MT"/>
        </w:rPr>
        <w:t xml:space="preserve">Or maybe, quite simply, </w:t>
      </w:r>
      <w:r>
        <w:rPr>
          <w:rStyle w:val="15"/>
          <w:rFonts w:ascii="Bell MT" w:hAnsi="Bell MT"/>
        </w:rPr>
        <w:t>BOOKS WERE HARD</w:t>
      </w:r>
      <w:r>
        <w:rPr>
          <w:rFonts w:ascii="Bell MT" w:hAnsi="Bell MT"/>
        </w:rPr>
        <w:t xml:space="preserve">, and I loved Disney, Zee World, and Nickelodeon too much. </w:t>
      </w:r>
    </w:p>
    <w:p w14:paraId="2B719027">
      <w:pPr>
        <w:pStyle w:val="7"/>
        <w:spacing w:line="273" w:lineRule="auto"/>
        <w:rPr>
          <w:rFonts w:ascii="Bell MT" w:hAnsi="Bell MT"/>
        </w:rPr>
      </w:pPr>
      <w:r>
        <w:rPr>
          <w:rFonts w:ascii="Bell MT" w:hAnsi="Bell MT"/>
        </w:rPr>
        <w:t>Whatever the reason, the struggle was real.</w:t>
      </w:r>
    </w:p>
    <w:p w14:paraId="2621452B">
      <w:pPr>
        <w:pStyle w:val="7"/>
        <w:spacing w:line="273" w:lineRule="auto"/>
        <w:rPr>
          <w:rFonts w:ascii="Bell MT" w:hAnsi="Bell MT"/>
        </w:rPr>
      </w:pPr>
      <w:r>
        <w:rPr>
          <w:rFonts w:ascii="Bell MT" w:hAnsi="Bell MT"/>
        </w:rPr>
        <w:t>The only way out for me was not to “chop beans.”</w:t>
      </w:r>
    </w:p>
    <w:p w14:paraId="349E359D">
      <w:pPr>
        <w:pStyle w:val="7"/>
        <w:spacing w:line="273" w:lineRule="auto"/>
        <w:rPr>
          <w:rFonts w:ascii="Bell MT" w:hAnsi="Bell MT"/>
        </w:rPr>
      </w:pPr>
      <w:r>
        <w:rPr>
          <w:rFonts w:ascii="Bell MT" w:hAnsi="Bell MT"/>
        </w:rPr>
        <w:t>In other words, I had to do everything within my power not to have an F in my results.</w:t>
      </w:r>
    </w:p>
    <w:p w14:paraId="21148063">
      <w:pPr>
        <w:pStyle w:val="7"/>
        <w:spacing w:line="273" w:lineRule="auto"/>
        <w:rPr>
          <w:rFonts w:ascii="Bell MT" w:hAnsi="Bell MT"/>
        </w:rPr>
      </w:pPr>
      <w:r>
        <w:rPr>
          <w:rFonts w:ascii="Bell MT" w:hAnsi="Bell MT"/>
        </w:rPr>
        <w:t>I wasn’t necessarily trying to become the best student in the school. Nah! Those positions were for the smart kids.</w:t>
      </w:r>
    </w:p>
    <w:p w14:paraId="1BE7EEFE">
      <w:pPr>
        <w:pStyle w:val="7"/>
        <w:spacing w:line="273" w:lineRule="auto"/>
        <w:rPr>
          <w:rFonts w:ascii="Bell MT" w:hAnsi="Bell MT"/>
        </w:rPr>
      </w:pPr>
      <w:r>
        <w:rPr>
          <w:rFonts w:ascii="Bell MT" w:hAnsi="Bell MT"/>
        </w:rPr>
        <w:t>I was trying to survive.</w:t>
      </w:r>
    </w:p>
    <w:p w14:paraId="4211A5D3">
      <w:pPr>
        <w:pStyle w:val="7"/>
        <w:spacing w:line="273" w:lineRule="auto"/>
        <w:rPr>
          <w:rFonts w:ascii="Bell MT" w:hAnsi="Bell MT"/>
        </w:rPr>
      </w:pPr>
      <w:r>
        <w:rPr>
          <w:rFonts w:ascii="Bell MT" w:hAnsi="Bell MT"/>
        </w:rPr>
        <w:t>And somehow, I survived.</w:t>
      </w:r>
    </w:p>
    <w:p w14:paraId="7942F3D8">
      <w:pPr>
        <w:pStyle w:val="7"/>
        <w:spacing w:line="273" w:lineRule="auto"/>
        <w:rPr>
          <w:rFonts w:ascii="Bell MT" w:hAnsi="Bell MT"/>
        </w:rPr>
      </w:pPr>
      <w:r>
        <w:rPr>
          <w:rFonts w:ascii="Bell MT" w:hAnsi="Bell MT"/>
        </w:rPr>
        <w:t>I attended Lagos State Model College, Badore. When our set graduated in 2017, we didn’t even have a valedictory service because, apparently, our set was considered a notorious set.</w:t>
      </w:r>
    </w:p>
    <w:p w14:paraId="72CE7CAA">
      <w:pPr>
        <w:pStyle w:val="7"/>
        <w:spacing w:line="273" w:lineRule="auto"/>
        <w:rPr>
          <w:rFonts w:ascii="Bell MT" w:hAnsi="Bell MT"/>
        </w:rPr>
      </w:pPr>
      <w:r>
        <w:rPr>
          <w:rFonts w:ascii="Bell MT" w:hAnsi="Bell MT"/>
        </w:rPr>
        <w:t xml:space="preserve">Although, honestly, I think every graduating set is eventually called notorious. </w:t>
      </w:r>
    </w:p>
    <w:p w14:paraId="134C607A">
      <w:pPr>
        <w:pStyle w:val="7"/>
        <w:spacing w:line="273" w:lineRule="auto"/>
        <w:rPr>
          <w:rFonts w:ascii="Bell MT" w:hAnsi="Bell MT"/>
        </w:rPr>
      </w:pPr>
      <w:r>
        <w:rPr>
          <w:rFonts w:ascii="Bell MT" w:hAnsi="Bell MT"/>
        </w:rPr>
        <w:t>But after leaving the school gate for the last time, I was faced with my own reality.</w:t>
      </w:r>
    </w:p>
    <w:p w14:paraId="08229E88">
      <w:pPr>
        <w:pStyle w:val="7"/>
        <w:spacing w:line="273" w:lineRule="auto"/>
        <w:rPr>
          <w:rFonts w:ascii="Bell MT" w:hAnsi="Bell MT"/>
        </w:rPr>
      </w:pPr>
      <w:r>
        <w:rPr>
          <w:rFonts w:ascii="Bell MT" w:hAnsi="Bell MT"/>
        </w:rPr>
        <w:t>I was done with secondary school.</w:t>
      </w:r>
    </w:p>
    <w:p w14:paraId="02E3AC7D">
      <w:pPr>
        <w:pStyle w:val="7"/>
        <w:spacing w:line="273" w:lineRule="auto"/>
        <w:rPr>
          <w:rFonts w:ascii="Bell MT" w:hAnsi="Bell MT"/>
        </w:rPr>
      </w:pPr>
      <w:r>
        <w:rPr>
          <w:rFonts w:ascii="Bell MT" w:hAnsi="Bell MT"/>
        </w:rPr>
        <w:t>The SSCE was over.</w:t>
      </w:r>
    </w:p>
    <w:p w14:paraId="2E2C7444">
      <w:pPr>
        <w:pStyle w:val="7"/>
        <w:spacing w:line="273" w:lineRule="auto"/>
        <w:rPr>
          <w:rFonts w:ascii="Bell MT" w:hAnsi="Bell MT"/>
        </w:rPr>
      </w:pPr>
      <w:r>
        <w:rPr>
          <w:rFonts w:ascii="Bell MT" w:hAnsi="Bell MT"/>
        </w:rPr>
        <w:t>There was no more classroom to hide in. No more teacher to remind me to read. No more school timetable telling me what to do.</w:t>
      </w:r>
    </w:p>
    <w:p w14:paraId="488C3CA6">
      <w:pPr>
        <w:pStyle w:val="7"/>
        <w:spacing w:line="273" w:lineRule="auto"/>
        <w:rPr>
          <w:rFonts w:ascii="Bell MT" w:hAnsi="Bell MT"/>
        </w:rPr>
      </w:pPr>
      <w:r>
        <w:rPr>
          <w:rFonts w:ascii="Bell MT" w:hAnsi="Bell MT"/>
        </w:rPr>
        <w:t>I had to find my own way.</w:t>
      </w:r>
    </w:p>
    <w:p w14:paraId="5462EAD9">
      <w:pPr>
        <w:pStyle w:val="7"/>
        <w:spacing w:line="273" w:lineRule="auto"/>
        <w:rPr>
          <w:rFonts w:ascii="Bell MT" w:hAnsi="Bell MT"/>
        </w:rPr>
      </w:pPr>
      <w:r>
        <w:rPr>
          <w:rFonts w:ascii="Bell MT" w:hAnsi="Bell MT"/>
        </w:rPr>
        <w:t>And that was when reality dawned on me.</w:t>
      </w:r>
    </w:p>
    <w:p w14:paraId="2046D022">
      <w:pPr>
        <w:pStyle w:val="7"/>
        <w:spacing w:line="273" w:lineRule="auto"/>
        <w:rPr>
          <w:rFonts w:ascii="Bell MT" w:hAnsi="Bell MT"/>
        </w:rPr>
      </w:pPr>
      <w:r>
        <w:rPr>
          <w:rFonts w:ascii="Bell MT" w:hAnsi="Bell MT"/>
        </w:rPr>
        <w:t>I realised that I could no longer simply survive. I had to figure out what came next.</w:t>
      </w:r>
    </w:p>
    <w:p w14:paraId="50D42D35">
      <w:pPr>
        <w:pStyle w:val="7"/>
        <w:spacing w:line="273" w:lineRule="auto"/>
        <w:rPr>
          <w:rFonts w:ascii="Bell MT" w:hAnsi="Bell MT"/>
        </w:rPr>
      </w:pPr>
      <w:r>
        <w:rPr>
          <w:rFonts w:ascii="Bell MT" w:hAnsi="Bell MT"/>
        </w:rPr>
        <w:t>Luckily, I didn’t have to return to that school compound because we were done with our SSCE.</w:t>
      </w:r>
    </w:p>
    <w:p w14:paraId="1C39E4D5">
      <w:pPr>
        <w:pStyle w:val="7"/>
        <w:spacing w:line="273" w:lineRule="auto"/>
        <w:rPr>
          <w:rFonts w:ascii="Bell MT" w:hAnsi="Bell MT"/>
        </w:rPr>
      </w:pPr>
      <w:r>
        <w:rPr>
          <w:rFonts w:ascii="Bell MT" w:hAnsi="Bell MT"/>
        </w:rPr>
        <w:t>There was only one major thing left.</w:t>
      </w:r>
    </w:p>
    <w:p w14:paraId="55F218B9">
      <w:pPr>
        <w:pStyle w:val="7"/>
        <w:spacing w:line="273" w:lineRule="auto"/>
        <w:rPr>
          <w:rFonts w:ascii="Bell MT" w:hAnsi="Bell MT"/>
          <w:b/>
          <w:bCs/>
        </w:rPr>
      </w:pPr>
      <w:r>
        <w:rPr>
          <w:rFonts w:ascii="Bell MT" w:hAnsi="Bell MT"/>
          <w:b/>
          <w:bCs/>
        </w:rPr>
        <w:t>JAMB.</w:t>
      </w:r>
    </w:p>
    <w:p w14:paraId="02C998ED">
      <w:pPr>
        <w:pStyle w:val="7"/>
        <w:spacing w:line="273" w:lineRule="auto"/>
        <w:rPr>
          <w:rFonts w:ascii="Bell MT" w:hAnsi="Bell MT"/>
        </w:rPr>
      </w:pPr>
      <w:r>
        <w:rPr>
          <w:rFonts w:ascii="Bell MT" w:hAnsi="Bell MT"/>
        </w:rPr>
        <w:t>And that was where another chapter of the struggle began.</w:t>
      </w:r>
    </w:p>
    <w:p w14:paraId="435595AF">
      <w:pPr>
        <w:pStyle w:val="7"/>
        <w:spacing w:line="273" w:lineRule="auto"/>
        <w:rPr>
          <w:rFonts w:ascii="Bell MT" w:hAnsi="Bell MT"/>
        </w:rPr>
      </w:pPr>
      <w:r>
        <w:rPr>
          <w:rFonts w:ascii="Bell MT" w:hAnsi="Bell MT"/>
        </w:rPr>
        <w:t xml:space="preserve"> </w:t>
      </w:r>
    </w:p>
    <w:p w14:paraId="4F80DF6D">
      <w:pPr>
        <w:pStyle w:val="7"/>
        <w:spacing w:line="273" w:lineRule="auto"/>
        <w:rPr>
          <w:rFonts w:ascii="Bell MT" w:hAnsi="Bell MT"/>
        </w:rPr>
      </w:pPr>
      <w:r>
        <w:rPr>
          <w:rFonts w:ascii="Bell MT" w:hAnsi="Bell MT"/>
        </w:rPr>
        <w:t xml:space="preserve"> </w:t>
      </w:r>
    </w:p>
    <w:p w14:paraId="072A4BD0">
      <w:pPr>
        <w:pStyle w:val="7"/>
        <w:spacing w:line="273" w:lineRule="auto"/>
        <w:rPr>
          <w:rFonts w:ascii="Bell MT" w:hAnsi="Bell MT"/>
        </w:rPr>
      </w:pPr>
      <w:r>
        <w:rPr>
          <w:rFonts w:ascii="Bell MT" w:hAnsi="Bell MT"/>
        </w:rPr>
        <w:t xml:space="preserve"> </w:t>
      </w:r>
    </w:p>
    <w:p w14:paraId="7FB04A1C">
      <w:pPr>
        <w:jc w:val="center"/>
        <w:rPr>
          <w:rFonts w:ascii="Bell MT" w:hAnsi="Bell MT" w:cs="Times New Roman"/>
          <w:b/>
          <w:bCs/>
          <w:sz w:val="24"/>
          <w:szCs w:val="24"/>
        </w:rPr>
      </w:pPr>
      <w:r>
        <w:rPr>
          <w:rFonts w:ascii="Bell MT" w:hAnsi="Bell MT" w:cs="Times New Roman"/>
          <w:b/>
          <w:bCs/>
          <w:sz w:val="24"/>
          <w:szCs w:val="24"/>
        </w:rPr>
        <w:t xml:space="preserve"> </w:t>
      </w:r>
    </w:p>
    <w:p w14:paraId="59BA75C5">
      <w:pPr>
        <w:jc w:val="center"/>
        <w:rPr>
          <w:rFonts w:ascii="Bell MT" w:hAnsi="Bell MT" w:cs="Times New Roman"/>
          <w:b/>
          <w:bCs/>
          <w:sz w:val="24"/>
          <w:szCs w:val="24"/>
        </w:rPr>
      </w:pPr>
      <w:r>
        <w:rPr>
          <w:rFonts w:ascii="Bell MT" w:hAnsi="Bell MT" w:cs="Times New Roman"/>
          <w:b/>
          <w:bCs/>
          <w:sz w:val="24"/>
          <w:szCs w:val="24"/>
        </w:rPr>
        <w:t xml:space="preserve"> </w:t>
      </w:r>
    </w:p>
    <w:p w14:paraId="38CF1627">
      <w:pPr>
        <w:jc w:val="center"/>
        <w:rPr>
          <w:rFonts w:ascii="Bell MT" w:hAnsi="Bell MT" w:cs="Times New Roman"/>
          <w:b/>
          <w:bCs/>
          <w:sz w:val="24"/>
          <w:szCs w:val="24"/>
        </w:rPr>
      </w:pPr>
      <w:r>
        <w:rPr>
          <w:rFonts w:ascii="Bell MT" w:hAnsi="Bell MT" w:cs="Times New Roman"/>
          <w:b/>
          <w:bCs/>
          <w:sz w:val="24"/>
          <w:szCs w:val="24"/>
        </w:rPr>
        <w:t xml:space="preserve"> </w:t>
      </w:r>
    </w:p>
    <w:p w14:paraId="258F993B">
      <w:pPr>
        <w:jc w:val="center"/>
        <w:rPr>
          <w:rFonts w:ascii="Bell MT" w:hAnsi="Bell MT" w:cs="Times New Roman"/>
          <w:b/>
          <w:bCs/>
          <w:sz w:val="24"/>
          <w:szCs w:val="24"/>
        </w:rPr>
      </w:pPr>
      <w:r>
        <w:rPr>
          <w:rFonts w:ascii="Bell MT" w:hAnsi="Bell MT" w:cs="Times New Roman"/>
          <w:b/>
          <w:bCs/>
          <w:sz w:val="24"/>
          <w:szCs w:val="24"/>
        </w:rPr>
        <w:t xml:space="preserve"> </w:t>
      </w:r>
    </w:p>
    <w:p w14:paraId="5A35B293">
      <w:pPr>
        <w:jc w:val="center"/>
        <w:rPr>
          <w:rFonts w:ascii="Bell MT" w:hAnsi="Bell MT" w:cs="Times New Roman"/>
          <w:b/>
          <w:bCs/>
          <w:sz w:val="24"/>
          <w:szCs w:val="24"/>
        </w:rPr>
      </w:pPr>
      <w:r>
        <w:rPr>
          <w:rFonts w:ascii="Bell MT" w:hAnsi="Bell MT" w:cs="Times New Roman"/>
          <w:b/>
          <w:bCs/>
          <w:sz w:val="24"/>
          <w:szCs w:val="24"/>
        </w:rPr>
        <w:t xml:space="preserve"> </w:t>
      </w:r>
    </w:p>
    <w:p w14:paraId="7477E3C2">
      <w:pPr>
        <w:jc w:val="center"/>
        <w:rPr>
          <w:rFonts w:ascii="Bell MT" w:hAnsi="Bell MT" w:cs="Times New Roman"/>
          <w:b/>
          <w:bCs/>
          <w:sz w:val="24"/>
          <w:szCs w:val="24"/>
        </w:rPr>
      </w:pPr>
      <w:r>
        <w:rPr>
          <w:rFonts w:ascii="Bell MT" w:hAnsi="Bell MT" w:cs="Times New Roman"/>
          <w:b/>
          <w:bCs/>
          <w:sz w:val="24"/>
          <w:szCs w:val="24"/>
        </w:rPr>
        <w:t xml:space="preserve"> </w:t>
      </w:r>
    </w:p>
    <w:p w14:paraId="21D8BA99">
      <w:pPr>
        <w:jc w:val="center"/>
        <w:rPr>
          <w:rFonts w:ascii="Bell MT" w:hAnsi="Bell MT" w:cs="Times New Roman"/>
          <w:b/>
          <w:bCs/>
          <w:sz w:val="24"/>
          <w:szCs w:val="24"/>
        </w:rPr>
      </w:pPr>
      <w:r>
        <w:rPr>
          <w:rFonts w:ascii="Bell MT" w:hAnsi="Bell MT" w:cs="Times New Roman"/>
          <w:b/>
          <w:bCs/>
          <w:sz w:val="24"/>
          <w:szCs w:val="24"/>
        </w:rPr>
        <w:t xml:space="preserve"> </w:t>
      </w:r>
    </w:p>
    <w:p w14:paraId="6C8BF6BA">
      <w:pPr>
        <w:jc w:val="center"/>
        <w:rPr>
          <w:rFonts w:ascii="Bell MT" w:hAnsi="Bell MT" w:cs="Times New Roman"/>
          <w:b/>
          <w:bCs/>
          <w:sz w:val="24"/>
          <w:szCs w:val="24"/>
        </w:rPr>
      </w:pPr>
      <w:r>
        <w:rPr>
          <w:rFonts w:ascii="Bell MT" w:hAnsi="Bell MT" w:cs="Times New Roman"/>
          <w:b/>
          <w:bCs/>
          <w:sz w:val="24"/>
          <w:szCs w:val="24"/>
        </w:rPr>
        <w:t xml:space="preserve"> </w:t>
      </w:r>
    </w:p>
    <w:p w14:paraId="7BE93DF0">
      <w:pPr>
        <w:jc w:val="center"/>
        <w:rPr>
          <w:rFonts w:ascii="Bell MT" w:hAnsi="Bell MT" w:cs="Times New Roman"/>
          <w:b/>
          <w:bCs/>
          <w:sz w:val="24"/>
          <w:szCs w:val="24"/>
        </w:rPr>
      </w:pPr>
      <w:r>
        <w:rPr>
          <w:rFonts w:ascii="Bell MT" w:hAnsi="Bell MT" w:cs="Times New Roman"/>
          <w:b/>
          <w:bCs/>
          <w:sz w:val="24"/>
          <w:szCs w:val="24"/>
        </w:rPr>
        <w:t xml:space="preserve"> </w:t>
      </w:r>
    </w:p>
    <w:p w14:paraId="49F665CC">
      <w:pPr>
        <w:jc w:val="center"/>
        <w:rPr>
          <w:rFonts w:ascii="Bell MT" w:hAnsi="Bell MT" w:cs="Times New Roman"/>
          <w:b/>
          <w:bCs/>
          <w:sz w:val="24"/>
          <w:szCs w:val="24"/>
        </w:rPr>
      </w:pPr>
      <w:r>
        <w:rPr>
          <w:rFonts w:ascii="Bell MT" w:hAnsi="Bell MT" w:cs="Times New Roman"/>
          <w:b/>
          <w:bCs/>
          <w:sz w:val="24"/>
          <w:szCs w:val="24"/>
        </w:rPr>
        <w:t xml:space="preserve"> </w:t>
      </w:r>
    </w:p>
    <w:p w14:paraId="593880AD">
      <w:pPr>
        <w:jc w:val="center"/>
        <w:rPr>
          <w:rFonts w:ascii="Bell MT" w:hAnsi="Bell MT" w:cs="Times New Roman"/>
          <w:b/>
          <w:bCs/>
          <w:sz w:val="24"/>
          <w:szCs w:val="24"/>
        </w:rPr>
      </w:pPr>
      <w:r>
        <w:rPr>
          <w:rFonts w:ascii="Bell MT" w:hAnsi="Bell MT" w:cs="Times New Roman"/>
          <w:b/>
          <w:bCs/>
          <w:sz w:val="24"/>
          <w:szCs w:val="24"/>
        </w:rPr>
        <w:t xml:space="preserve"> </w:t>
      </w:r>
    </w:p>
    <w:p w14:paraId="4AA41A8A">
      <w:pPr>
        <w:jc w:val="center"/>
        <w:rPr>
          <w:rFonts w:ascii="Bell MT" w:hAnsi="Bell MT" w:cs="Times New Roman"/>
          <w:b/>
          <w:bCs/>
          <w:sz w:val="24"/>
          <w:szCs w:val="24"/>
        </w:rPr>
      </w:pPr>
      <w:r>
        <w:rPr>
          <w:rFonts w:ascii="Bell MT" w:hAnsi="Bell MT" w:cs="Times New Roman"/>
          <w:b/>
          <w:bCs/>
          <w:sz w:val="24"/>
          <w:szCs w:val="24"/>
        </w:rPr>
        <w:t xml:space="preserve"> </w:t>
      </w:r>
    </w:p>
    <w:p w14:paraId="41676923">
      <w:pPr>
        <w:jc w:val="center"/>
        <w:rPr>
          <w:rFonts w:ascii="Bell MT" w:hAnsi="Bell MT" w:cs="Times New Roman"/>
          <w:b/>
          <w:bCs/>
          <w:sz w:val="24"/>
          <w:szCs w:val="24"/>
        </w:rPr>
      </w:pPr>
      <w:r>
        <w:rPr>
          <w:rFonts w:ascii="Bell MT" w:hAnsi="Bell MT" w:cs="Times New Roman"/>
          <w:b/>
          <w:bCs/>
          <w:sz w:val="24"/>
          <w:szCs w:val="24"/>
        </w:rPr>
        <w:t xml:space="preserve"> </w:t>
      </w:r>
    </w:p>
    <w:p w14:paraId="41FC54B1">
      <w:pPr>
        <w:jc w:val="center"/>
        <w:rPr>
          <w:rFonts w:ascii="Bell MT" w:hAnsi="Bell MT" w:cs="Times New Roman"/>
          <w:b/>
          <w:bCs/>
          <w:sz w:val="24"/>
          <w:szCs w:val="24"/>
        </w:rPr>
      </w:pPr>
      <w:r>
        <w:rPr>
          <w:rFonts w:ascii="Bell MT" w:hAnsi="Bell MT" w:cs="Times New Roman"/>
          <w:b/>
          <w:bCs/>
          <w:sz w:val="24"/>
          <w:szCs w:val="24"/>
        </w:rPr>
        <w:t xml:space="preserve"> </w:t>
      </w:r>
    </w:p>
    <w:p w14:paraId="535C9C31">
      <w:pPr>
        <w:rPr>
          <w:rFonts w:ascii="Bell MT" w:hAnsi="Bell MT" w:cs="Times New Roman"/>
          <w:b/>
          <w:bCs/>
          <w:sz w:val="24"/>
          <w:szCs w:val="24"/>
        </w:rPr>
      </w:pPr>
      <w:r>
        <w:rPr>
          <w:rFonts w:ascii="Bell MT" w:hAnsi="Bell MT" w:cs="Times New Roman"/>
          <w:b/>
          <w:bCs/>
          <w:sz w:val="24"/>
          <w:szCs w:val="24"/>
        </w:rPr>
        <w:t xml:space="preserve"> </w:t>
      </w:r>
    </w:p>
    <w:p w14:paraId="2CB1B46E">
      <w:pPr>
        <w:jc w:val="center"/>
        <w:rPr>
          <w:rFonts w:ascii="Bell MT" w:hAnsi="Bell MT" w:cs="Times New Roman"/>
          <w:b/>
          <w:bCs/>
          <w:sz w:val="24"/>
          <w:szCs w:val="24"/>
        </w:rPr>
      </w:pPr>
      <w:r>
        <w:rPr>
          <w:rFonts w:ascii="Bell MT" w:hAnsi="Bell MT" w:cs="Times New Roman"/>
          <w:b/>
          <w:bCs/>
          <w:sz w:val="24"/>
          <w:szCs w:val="24"/>
        </w:rPr>
        <w:t xml:space="preserve"> </w:t>
      </w:r>
    </w:p>
    <w:p w14:paraId="1C2CD621">
      <w:pPr>
        <w:jc w:val="center"/>
        <w:rPr>
          <w:rFonts w:ascii="Bell MT" w:hAnsi="Bell MT" w:cs="Times New Roman"/>
          <w:b/>
          <w:bCs/>
          <w:sz w:val="24"/>
          <w:szCs w:val="24"/>
        </w:rPr>
      </w:pPr>
      <w:r>
        <w:rPr>
          <w:rFonts w:ascii="Bell MT" w:hAnsi="Bell MT" w:cs="Times New Roman"/>
          <w:b/>
          <w:bCs/>
          <w:sz w:val="24"/>
          <w:szCs w:val="24"/>
        </w:rPr>
        <w:t xml:space="preserve"> </w:t>
      </w:r>
    </w:p>
    <w:p w14:paraId="5A34DE7E">
      <w:pPr>
        <w:jc w:val="center"/>
        <w:rPr>
          <w:rFonts w:ascii="Bell MT" w:hAnsi="Bell MT" w:cs="Times New Roman"/>
          <w:b/>
          <w:bCs/>
          <w:sz w:val="24"/>
          <w:szCs w:val="24"/>
        </w:rPr>
      </w:pPr>
      <w:r>
        <w:rPr>
          <w:rFonts w:ascii="Bell MT" w:hAnsi="Bell MT" w:cs="Times New Roman"/>
          <w:b/>
          <w:bCs/>
          <w:sz w:val="24"/>
          <w:szCs w:val="24"/>
        </w:rPr>
        <w:t xml:space="preserve"> </w:t>
      </w:r>
    </w:p>
    <w:p w14:paraId="3ACEEA11">
      <w:pPr>
        <w:jc w:val="center"/>
        <w:rPr>
          <w:rFonts w:ascii="Bell MT" w:hAnsi="Bell MT" w:cs="Times New Roman"/>
          <w:b/>
          <w:bCs/>
          <w:sz w:val="24"/>
          <w:szCs w:val="24"/>
        </w:rPr>
      </w:pPr>
      <w:r>
        <w:rPr>
          <w:rFonts w:ascii="Bell MT" w:hAnsi="Bell MT" w:cs="Times New Roman"/>
          <w:b/>
          <w:bCs/>
          <w:sz w:val="24"/>
          <w:szCs w:val="24"/>
        </w:rPr>
        <w:t>CHAPTER TWO</w:t>
      </w:r>
    </w:p>
    <w:p w14:paraId="22930F2C">
      <w:pPr>
        <w:jc w:val="center"/>
        <w:rPr>
          <w:rFonts w:ascii="Bell MT" w:hAnsi="Bell MT" w:cs="Times New Roman"/>
          <w:b/>
          <w:bCs/>
          <w:sz w:val="24"/>
          <w:szCs w:val="24"/>
        </w:rPr>
      </w:pPr>
      <w:r>
        <w:rPr>
          <w:rFonts w:ascii="Bell MT" w:hAnsi="Bell MT" w:cs="Times New Roman"/>
          <w:b/>
          <w:bCs/>
          <w:sz w:val="24"/>
          <w:szCs w:val="24"/>
        </w:rPr>
        <w:t>WHEN LIFE DIDN’T GO AS PLANNED</w:t>
      </w:r>
    </w:p>
    <w:p w14:paraId="315B4E61">
      <w:pPr>
        <w:pStyle w:val="7"/>
        <w:spacing w:line="273" w:lineRule="auto"/>
        <w:jc w:val="both"/>
        <w:rPr>
          <w:rFonts w:ascii="Bell MT" w:hAnsi="Bell MT"/>
        </w:rPr>
      </w:pPr>
      <w:r>
        <w:rPr>
          <w:rFonts w:ascii="Bell MT" w:hAnsi="Bell MT"/>
        </w:rPr>
        <w:t>I took my first-ever UTME and scored 180. In my head, I thought, “Uhn. No worries. There’s still time. I can try again next year.”</w:t>
      </w:r>
    </w:p>
    <w:p w14:paraId="4E6205D9">
      <w:pPr>
        <w:pStyle w:val="7"/>
        <w:spacing w:line="273" w:lineRule="auto"/>
        <w:jc w:val="both"/>
        <w:rPr>
          <w:rFonts w:ascii="Bell MT" w:hAnsi="Bell MT"/>
        </w:rPr>
      </w:pPr>
      <w:r>
        <w:rPr>
          <w:rFonts w:ascii="Bell MT" w:hAnsi="Bell MT"/>
        </w:rPr>
        <w:t>I guess I was just trying to reassure myself then.</w:t>
      </w:r>
    </w:p>
    <w:p w14:paraId="5C4B6503">
      <w:pPr>
        <w:pStyle w:val="7"/>
        <w:spacing w:line="273" w:lineRule="auto"/>
        <w:jc w:val="both"/>
        <w:rPr>
          <w:rFonts w:ascii="Bell MT" w:hAnsi="Bell MT"/>
        </w:rPr>
      </w:pPr>
      <w:r>
        <w:rPr>
          <w:rFonts w:ascii="Bell MT" w:hAnsi="Bell MT"/>
        </w:rPr>
        <w:t xml:space="preserve">Interestingly, this was also the period when </w:t>
      </w:r>
      <w:r>
        <w:rPr>
          <w:rStyle w:val="15"/>
          <w:rFonts w:ascii="Bell MT" w:hAnsi="Bell MT"/>
        </w:rPr>
        <w:t>Heavenly Aura Spa</w:t>
      </w:r>
      <w:r>
        <w:rPr>
          <w:rFonts w:ascii="Bell MT" w:hAnsi="Bell MT"/>
        </w:rPr>
        <w:t>, my brand, was birthed.</w:t>
      </w:r>
    </w:p>
    <w:p w14:paraId="6D6D8E14">
      <w:pPr>
        <w:pStyle w:val="7"/>
        <w:spacing w:line="273" w:lineRule="auto"/>
        <w:jc w:val="both"/>
        <w:rPr>
          <w:rFonts w:ascii="Bell MT" w:hAnsi="Bell MT"/>
        </w:rPr>
      </w:pPr>
      <w:r>
        <w:rPr>
          <w:rFonts w:ascii="Bell MT" w:hAnsi="Bell MT"/>
        </w:rPr>
        <w:t>Again, during my secondary school days, my elder brother and I attended L.E.A.R.N. (Lagos Empowerment and Resource Network), where I learnt catering, bead making, and wirework. The third skill I acquired was makeup and tying of headwrap (gele), which was also the last time I attended L.E.A.R.N.</w:t>
      </w:r>
    </w:p>
    <w:p w14:paraId="4F6970BB">
      <w:pPr>
        <w:pStyle w:val="7"/>
        <w:spacing w:line="273" w:lineRule="auto"/>
        <w:jc w:val="both"/>
        <w:rPr>
          <w:rFonts w:ascii="Bell MT" w:hAnsi="Bell MT"/>
        </w:rPr>
      </w:pPr>
      <w:r>
        <w:rPr>
          <w:rFonts w:ascii="Bell MT" w:hAnsi="Bell MT"/>
        </w:rPr>
        <w:t>I had the rare opportunity of attending the programme three times, and although it was a great opportunity, it was my last skill-acquisition class that led me to discover my passion for the beauty industry.</w:t>
      </w:r>
    </w:p>
    <w:p w14:paraId="1D69EDEC">
      <w:pPr>
        <w:pStyle w:val="7"/>
        <w:spacing w:line="273" w:lineRule="auto"/>
        <w:jc w:val="both"/>
        <w:rPr>
          <w:rFonts w:ascii="Bell MT" w:hAnsi="Bell MT"/>
        </w:rPr>
      </w:pPr>
      <w:r>
        <w:rPr>
          <w:rFonts w:ascii="Bell MT" w:hAnsi="Bell MT"/>
        </w:rPr>
        <w:t>I remember there was a competition in secondary school, and I volunteered to tie the gele for all the participants. My gele came out really nice, and from then on, I had it in mind to sharpen my skills.</w:t>
      </w:r>
    </w:p>
    <w:p w14:paraId="758455E8">
      <w:pPr>
        <w:pStyle w:val="7"/>
        <w:spacing w:line="273" w:lineRule="auto"/>
        <w:jc w:val="both"/>
        <w:rPr>
          <w:rFonts w:ascii="Bell MT" w:hAnsi="Bell MT"/>
        </w:rPr>
      </w:pPr>
      <w:r>
        <w:rPr>
          <w:rFonts w:ascii="Bell MT" w:hAnsi="Bell MT"/>
        </w:rPr>
        <w:t xml:space="preserve">Then my Mum introduced me to </w:t>
      </w:r>
      <w:r>
        <w:rPr>
          <w:rStyle w:val="15"/>
          <w:rFonts w:ascii="Bell MT" w:hAnsi="Bell MT"/>
        </w:rPr>
        <w:t>ELEGANT TWINS INSTITUTE OF COSMETOLOGY</w:t>
      </w:r>
      <w:r>
        <w:rPr>
          <w:rFonts w:ascii="Bell MT" w:hAnsi="Bell MT"/>
        </w:rPr>
        <w:t>. She went there to inquire about the programme and told me that when she was much younger, she used to admire the beautiful women who attended the school. She suggested that I attend Elegant Twins.</w:t>
      </w:r>
    </w:p>
    <w:p w14:paraId="6F5B337A">
      <w:pPr>
        <w:pStyle w:val="7"/>
        <w:spacing w:after="0"/>
        <w:rPr>
          <w:rFonts w:ascii="Bell MT" w:hAnsi="Bell MT"/>
        </w:rPr>
      </w:pPr>
      <w:r>
        <w:rPr>
          <w:rFonts w:ascii="Bell MT" w:hAnsi="Bell MT"/>
        </w:rPr>
        <w:t xml:space="preserve">At Elegant Twins, I honed my skills in makeup, gele tying, and nail artistry. </w:t>
      </w:r>
    </w:p>
    <w:p w14:paraId="6931133E">
      <w:pPr>
        <w:pStyle w:val="7"/>
        <w:spacing w:after="0"/>
        <w:rPr>
          <w:rFonts w:ascii="Bell MT" w:hAnsi="Bell MT"/>
        </w:rPr>
      </w:pPr>
      <w:r>
        <w:rPr>
          <w:rFonts w:ascii="Bell MT" w:hAnsi="Bell MT"/>
        </w:rPr>
        <w:t xml:space="preserve">Along the way, </w:t>
      </w:r>
    </w:p>
    <w:p w14:paraId="006871E1">
      <w:pPr>
        <w:pStyle w:val="7"/>
        <w:spacing w:after="0"/>
        <w:rPr>
          <w:rFonts w:ascii="Bell MT" w:hAnsi="Bell MT"/>
        </w:rPr>
      </w:pPr>
      <w:r>
        <w:rPr>
          <w:rFonts w:ascii="Bell MT" w:hAnsi="Bell MT"/>
        </w:rPr>
        <w:t>I developed a deep interest in beauty therapy, which inspired me to expand my skills to include massage, facials, pedicures, body scrubs, and much more.</w:t>
      </w:r>
    </w:p>
    <w:p w14:paraId="07667909">
      <w:pPr>
        <w:spacing w:after="100" w:afterAutospacing="1"/>
        <w:jc w:val="both"/>
        <w:rPr>
          <w:rFonts w:ascii="Bell MT" w:hAnsi="Bell MT" w:cs="Times New Roman"/>
          <w:sz w:val="24"/>
          <w:szCs w:val="24"/>
        </w:rPr>
      </w:pPr>
      <w:r>
        <w:rPr>
          <w:rFonts w:ascii="Bell MT" w:hAnsi="Bell MT" w:cs="Times New Roman"/>
          <w:sz w:val="24"/>
          <w:szCs w:val="24"/>
        </w:rPr>
        <w:t>It took me about three years to complete the beauty therapy programme, which was supposed to take just nine months, because of my back-and-forth with JAMB. Nevertheless, in 2019, I finally finished.</w:t>
      </w:r>
    </w:p>
    <w:p w14:paraId="74D78A83">
      <w:pPr>
        <w:pStyle w:val="7"/>
        <w:spacing w:line="273" w:lineRule="auto"/>
        <w:jc w:val="both"/>
        <w:rPr>
          <w:rFonts w:ascii="Bell MT" w:hAnsi="Bell MT"/>
        </w:rPr>
      </w:pPr>
      <w:r>
        <w:rPr>
          <w:rFonts w:ascii="Bell MT" w:hAnsi="Bell MT"/>
        </w:rPr>
        <w:t>I was really determined to wrap up that stage of my life that year, and I did.</w:t>
      </w:r>
    </w:p>
    <w:p w14:paraId="44A1E2C4">
      <w:pPr>
        <w:pStyle w:val="7"/>
        <w:spacing w:line="273" w:lineRule="auto"/>
        <w:jc w:val="both"/>
        <w:rPr>
          <w:rFonts w:ascii="Bell MT" w:hAnsi="Bell MT"/>
        </w:rPr>
      </w:pPr>
      <w:r>
        <w:rPr>
          <w:rFonts w:ascii="Bell MT" w:hAnsi="Bell MT"/>
        </w:rPr>
        <w:t>Now, it was time for JAMB.</w:t>
      </w:r>
    </w:p>
    <w:p w14:paraId="19EDE678">
      <w:pPr>
        <w:pStyle w:val="7"/>
        <w:spacing w:line="273" w:lineRule="auto"/>
        <w:jc w:val="both"/>
        <w:rPr>
          <w:rFonts w:ascii="Bell MT" w:hAnsi="Bell MT"/>
        </w:rPr>
      </w:pPr>
      <w:r>
        <w:rPr>
          <w:rFonts w:ascii="Bell MT" w:hAnsi="Bell MT"/>
        </w:rPr>
        <w:t xml:space="preserve">So, I was juggling between writing UTME examinations and learning a trade at Elegant Twins. I kept pushing. Like I used to say to myself back then, </w:t>
      </w:r>
      <w:r>
        <w:rPr>
          <w:rStyle w:val="15"/>
          <w:rFonts w:ascii="Bell MT" w:hAnsi="Bell MT"/>
        </w:rPr>
        <w:t>“Na German German.”</w:t>
      </w:r>
    </w:p>
    <w:p w14:paraId="39910302">
      <w:pPr>
        <w:pStyle w:val="7"/>
        <w:spacing w:line="273" w:lineRule="auto"/>
        <w:rPr>
          <w:rFonts w:ascii="Bell MT" w:hAnsi="Bell MT"/>
        </w:rPr>
      </w:pPr>
      <w:r>
        <w:rPr>
          <w:rFonts w:ascii="Bell MT" w:hAnsi="Bell MT"/>
        </w:rPr>
        <w:t>Then I took my second UTME.</w:t>
      </w:r>
    </w:p>
    <w:p w14:paraId="0761FCAB">
      <w:pPr>
        <w:pStyle w:val="7"/>
        <w:spacing w:line="273" w:lineRule="auto"/>
        <w:rPr>
          <w:rFonts w:ascii="Bell MT" w:hAnsi="Bell MT"/>
        </w:rPr>
      </w:pPr>
      <w:r>
        <w:rPr>
          <w:rFonts w:ascii="Bell MT" w:hAnsi="Bell MT"/>
        </w:rPr>
        <w:t>This one was a lot.</w:t>
      </w:r>
    </w:p>
    <w:p w14:paraId="0DECDFEA">
      <w:pPr>
        <w:pStyle w:val="7"/>
        <w:spacing w:line="273" w:lineRule="auto"/>
        <w:rPr>
          <w:rFonts w:ascii="Bell MT" w:hAnsi="Bell MT"/>
        </w:rPr>
      </w:pPr>
      <w:r>
        <w:rPr>
          <w:rFonts w:ascii="Bell MT" w:hAnsi="Bell MT"/>
        </w:rPr>
        <w:t>I scored 198.</w:t>
      </w:r>
    </w:p>
    <w:p w14:paraId="523E2FB7">
      <w:pPr>
        <w:pStyle w:val="7"/>
        <w:spacing w:line="273" w:lineRule="auto"/>
        <w:rPr>
          <w:rFonts w:ascii="Bell MT" w:hAnsi="Bell MT"/>
        </w:rPr>
      </w:pPr>
      <w:r>
        <w:rPr>
          <w:rFonts w:ascii="Bell MT" w:hAnsi="Bell MT"/>
        </w:rPr>
        <w:t>It was sufficient enough to secure admission, but it wasn’t enough to gain admission into the course of my choice. With that 198 JAMB score, I was offered Health Education.</w:t>
      </w:r>
    </w:p>
    <w:p w14:paraId="032A774B">
      <w:pPr>
        <w:pStyle w:val="7"/>
        <w:spacing w:line="273" w:lineRule="auto"/>
        <w:rPr>
          <w:rFonts w:ascii="Bell MT" w:hAnsi="Bell MT"/>
        </w:rPr>
      </w:pPr>
      <w:r>
        <w:rPr>
          <w:rFonts w:ascii="Bell MT" w:hAnsi="Bell MT"/>
        </w:rPr>
        <w:t xml:space="preserve">And the question became, </w:t>
      </w:r>
      <w:r>
        <w:rPr>
          <w:rFonts w:ascii="Bell MT" w:hAnsi="Bell MT"/>
          <w:b/>
          <w:bCs/>
        </w:rPr>
        <w:t>“What do you want to do with this course upon graduation?”</w:t>
      </w:r>
    </w:p>
    <w:p w14:paraId="60984192">
      <w:pPr>
        <w:pStyle w:val="7"/>
        <w:spacing w:line="273" w:lineRule="auto"/>
        <w:rPr>
          <w:rFonts w:ascii="Bell MT" w:hAnsi="Bell MT"/>
        </w:rPr>
      </w:pPr>
      <w:r>
        <w:rPr>
          <w:rFonts w:ascii="Bell MT" w:hAnsi="Bell MT"/>
        </w:rPr>
        <w:t xml:space="preserve">But in my head, I thought, </w:t>
      </w:r>
      <w:r>
        <w:rPr>
          <w:rStyle w:val="15"/>
          <w:rFonts w:ascii="Bell MT" w:hAnsi="Bell MT"/>
        </w:rPr>
        <w:t>“Admission is admission. Life will figure itself out.”</w:t>
      </w:r>
    </w:p>
    <w:p w14:paraId="56A74029">
      <w:pPr>
        <w:pStyle w:val="7"/>
        <w:spacing w:line="273" w:lineRule="auto"/>
        <w:rPr>
          <w:rFonts w:ascii="Bell MT" w:hAnsi="Bell MT"/>
        </w:rPr>
      </w:pPr>
      <w:r>
        <w:rPr>
          <w:rFonts w:ascii="Bell MT" w:hAnsi="Bell MT"/>
        </w:rPr>
        <w:t xml:space="preserve">My Dad told me not to go. </w:t>
      </w:r>
    </w:p>
    <w:p w14:paraId="788AA464">
      <w:pPr>
        <w:pStyle w:val="7"/>
        <w:spacing w:line="273" w:lineRule="auto"/>
        <w:rPr>
          <w:rFonts w:ascii="Bell MT" w:hAnsi="Bell MT"/>
        </w:rPr>
      </w:pPr>
      <w:r>
        <w:rPr>
          <w:rFonts w:ascii="Bell MT" w:hAnsi="Bell MT"/>
        </w:rPr>
        <w:t>All efforts to secure admission into universities in Lagos proved abortive</w:t>
      </w:r>
    </w:p>
    <w:p w14:paraId="37FB73A2">
      <w:pPr>
        <w:pStyle w:val="7"/>
        <w:spacing w:line="273" w:lineRule="auto"/>
        <w:rPr>
          <w:rFonts w:ascii="Bell MT" w:hAnsi="Bell MT"/>
        </w:rPr>
      </w:pPr>
      <w:r>
        <w:rPr>
          <w:rFonts w:ascii="Bell MT" w:hAnsi="Bell MT"/>
        </w:rPr>
        <w:t>Funny how I was also gaining weight during this stage of my life. With all that was happening, you would think I was supposed to lose weight. Instead, I was adding more.</w:t>
      </w:r>
    </w:p>
    <w:p w14:paraId="2CCFEBE2">
      <w:pPr>
        <w:pStyle w:val="7"/>
        <w:spacing w:line="273" w:lineRule="auto"/>
        <w:rPr>
          <w:rFonts w:ascii="Bell MT" w:hAnsi="Bell MT"/>
        </w:rPr>
      </w:pPr>
      <w:r>
        <w:rPr>
          <w:rFonts w:ascii="Bell MT" w:hAnsi="Bell MT"/>
        </w:rPr>
        <w:t>These might sound funny now, but they weren’t funny then.</w:t>
      </w:r>
    </w:p>
    <w:p w14:paraId="762246AA">
      <w:pPr>
        <w:pStyle w:val="7"/>
        <w:spacing w:line="273" w:lineRule="auto"/>
        <w:rPr>
          <w:rFonts w:ascii="Bell MT" w:hAnsi="Bell MT"/>
        </w:rPr>
      </w:pPr>
      <w:r>
        <w:rPr>
          <w:rFonts w:ascii="Bell MT" w:hAnsi="Bell MT"/>
        </w:rPr>
        <w:t>Then my uncle, Uncle Ayo, suggested that I attend Adams College.</w:t>
      </w:r>
    </w:p>
    <w:p w14:paraId="7E1C3424">
      <w:pPr>
        <w:pStyle w:val="7"/>
        <w:spacing w:line="273" w:lineRule="auto"/>
        <w:rPr>
          <w:rFonts w:ascii="Bell MT" w:hAnsi="Bell MT"/>
        </w:rPr>
      </w:pPr>
      <w:r>
        <w:rPr>
          <w:rFonts w:ascii="Bell MT" w:hAnsi="Bell MT"/>
        </w:rPr>
        <w:t>He had actually suggested it during my second UTME, but, because I didn’t really know my way around Oshodi then. I was advised not to go.</w:t>
      </w:r>
    </w:p>
    <w:p w14:paraId="289283B5">
      <w:pPr>
        <w:pStyle w:val="7"/>
        <w:spacing w:line="273" w:lineRule="auto"/>
        <w:rPr>
          <w:rFonts w:ascii="Bell MT" w:hAnsi="Bell MT"/>
        </w:rPr>
      </w:pPr>
      <w:r>
        <w:rPr>
          <w:rFonts w:ascii="Bell MT" w:hAnsi="Bell MT"/>
          <w:b/>
          <w:bCs/>
        </w:rPr>
        <w:t xml:space="preserve">But when JAMB decided to </w:t>
      </w:r>
      <w:r>
        <w:rPr>
          <w:rStyle w:val="15"/>
          <w:rFonts w:ascii="Bell MT" w:hAnsi="Bell MT"/>
        </w:rPr>
        <w:t>JAMB me again</w:t>
      </w:r>
      <w:r>
        <w:rPr>
          <w:rFonts w:ascii="Bell MT" w:hAnsi="Bell MT"/>
          <w:b/>
          <w:bCs/>
        </w:rPr>
        <w:t>,</w:t>
      </w:r>
      <w:r>
        <w:rPr>
          <w:rFonts w:ascii="Bell MT" w:hAnsi="Bell MT"/>
        </w:rPr>
        <w:t xml:space="preserve"> I was eventually told to give it a try.</w:t>
      </w:r>
    </w:p>
    <w:p w14:paraId="4EBBFF96">
      <w:pPr>
        <w:pStyle w:val="7"/>
        <w:spacing w:line="273" w:lineRule="auto"/>
        <w:rPr>
          <w:rFonts w:ascii="Bell MT" w:hAnsi="Bell MT"/>
        </w:rPr>
      </w:pPr>
      <w:r>
        <w:rPr>
          <w:rFonts w:ascii="Bell MT" w:hAnsi="Bell MT"/>
        </w:rPr>
        <w:t>Did I cry during this?</w:t>
      </w:r>
    </w:p>
    <w:p w14:paraId="04BF6807">
      <w:pPr>
        <w:pStyle w:val="7"/>
        <w:spacing w:line="273" w:lineRule="auto"/>
        <w:rPr>
          <w:rFonts w:ascii="Bell MT" w:hAnsi="Bell MT"/>
        </w:rPr>
      </w:pPr>
      <w:r>
        <w:rPr>
          <w:rStyle w:val="15"/>
          <w:rFonts w:ascii="Bell MT" w:hAnsi="Bell MT"/>
        </w:rPr>
        <w:t>YES. PREMIUM TEARS. I CRIED MY EYES OUT.</w:t>
      </w:r>
    </w:p>
    <w:p w14:paraId="665AC03E">
      <w:pPr>
        <w:pStyle w:val="7"/>
        <w:spacing w:line="273" w:lineRule="auto"/>
        <w:rPr>
          <w:rFonts w:ascii="Bell MT" w:hAnsi="Bell MT"/>
        </w:rPr>
      </w:pPr>
      <w:r>
        <w:rPr>
          <w:rFonts w:ascii="Bell MT" w:hAnsi="Bell MT"/>
        </w:rPr>
        <w:t xml:space="preserve">But I had </w:t>
      </w:r>
      <w:r>
        <w:rPr>
          <w:rFonts w:ascii="Bell MT" w:hAnsi="Bell MT"/>
          <w:b/>
          <w:bCs/>
        </w:rPr>
        <w:t>HOPE.</w:t>
      </w:r>
    </w:p>
    <w:p w14:paraId="3CF8CA08">
      <w:pPr>
        <w:pStyle w:val="7"/>
        <w:spacing w:line="273" w:lineRule="auto"/>
        <w:rPr>
          <w:rFonts w:ascii="Bell MT" w:hAnsi="Bell MT"/>
        </w:rPr>
      </w:pPr>
      <w:r>
        <w:rPr>
          <w:rFonts w:ascii="Bell MT" w:hAnsi="Bell MT"/>
        </w:rPr>
        <w:t xml:space="preserve">One thing I kept reminding myself, even before I attended Adams, was that </w:t>
      </w:r>
      <w:r>
        <w:rPr>
          <w:rStyle w:val="15"/>
          <w:rFonts w:ascii="Bell MT" w:hAnsi="Bell MT"/>
        </w:rPr>
        <w:t>no leaf falls without the knowledge of Allah</w:t>
      </w:r>
      <w:r>
        <w:rPr>
          <w:rFonts w:ascii="Bell MT" w:hAnsi="Bell MT"/>
        </w:rPr>
        <w:t>.</w:t>
      </w:r>
    </w:p>
    <w:p w14:paraId="68D9226A">
      <w:pPr>
        <w:pStyle w:val="7"/>
        <w:spacing w:line="273" w:lineRule="auto"/>
        <w:rPr>
          <w:rFonts w:ascii="Bell MT" w:hAnsi="Bell MT"/>
        </w:rPr>
      </w:pPr>
      <w:r>
        <w:rPr>
          <w:rFonts w:ascii="Bell MT" w:hAnsi="Bell MT"/>
        </w:rPr>
        <w:t>That was comforting, at least with the little knowledge I had then about the storms of life.</w:t>
      </w:r>
    </w:p>
    <w:p w14:paraId="187A5014">
      <w:pPr>
        <w:pStyle w:val="7"/>
        <w:spacing w:line="273" w:lineRule="auto"/>
        <w:rPr>
          <w:rFonts w:ascii="Bell MT" w:hAnsi="Bell MT"/>
        </w:rPr>
      </w:pPr>
      <w:r>
        <w:rPr>
          <w:rFonts w:ascii="Bell MT" w:hAnsi="Bell MT"/>
        </w:rPr>
        <w:t>That statement helped me move on</w:t>
      </w:r>
    </w:p>
    <w:p w14:paraId="5950F83C">
      <w:pPr>
        <w:jc w:val="center"/>
        <w:rPr>
          <w:rFonts w:ascii="Bell MT" w:hAnsi="Bell MT" w:cs="Times New Roman"/>
          <w:b/>
          <w:bCs/>
          <w:sz w:val="24"/>
          <w:szCs w:val="24"/>
        </w:rPr>
      </w:pPr>
      <w:r>
        <w:rPr>
          <w:rFonts w:ascii="Bell MT" w:hAnsi="Bell MT" w:cs="Times New Roman"/>
          <w:b/>
          <w:bCs/>
          <w:sz w:val="24"/>
          <w:szCs w:val="24"/>
        </w:rPr>
        <w:t xml:space="preserve"> </w:t>
      </w:r>
    </w:p>
    <w:p w14:paraId="2E1E80E1">
      <w:pPr>
        <w:jc w:val="center"/>
        <w:rPr>
          <w:rFonts w:ascii="Bell MT" w:hAnsi="Bell MT" w:cs="Times New Roman"/>
          <w:b/>
          <w:bCs/>
          <w:sz w:val="24"/>
          <w:szCs w:val="24"/>
        </w:rPr>
      </w:pPr>
      <w:r>
        <w:rPr>
          <w:rFonts w:ascii="Bell MT" w:hAnsi="Bell MT" w:cs="Times New Roman"/>
          <w:b/>
          <w:bCs/>
          <w:sz w:val="24"/>
          <w:szCs w:val="24"/>
        </w:rPr>
        <w:t>CHAPTER THREE</w:t>
      </w:r>
    </w:p>
    <w:p w14:paraId="392AAC29">
      <w:pPr>
        <w:jc w:val="center"/>
        <w:rPr>
          <w:rFonts w:ascii="Bell MT" w:hAnsi="Bell MT" w:cs="Times New Roman"/>
          <w:b/>
          <w:bCs/>
          <w:sz w:val="24"/>
          <w:szCs w:val="24"/>
        </w:rPr>
      </w:pPr>
      <w:r>
        <w:rPr>
          <w:rFonts w:ascii="Bell MT" w:hAnsi="Bell MT" w:cs="Times New Roman"/>
          <w:b/>
          <w:bCs/>
          <w:sz w:val="24"/>
          <w:szCs w:val="24"/>
        </w:rPr>
        <w:t>THE THIRD ATTEMPT: ADAMS COLLEGE</w:t>
      </w:r>
    </w:p>
    <w:p w14:paraId="4B70CBEE">
      <w:pPr>
        <w:pStyle w:val="7"/>
        <w:spacing w:line="273" w:lineRule="auto"/>
        <w:rPr>
          <w:rFonts w:ascii="Bell MT" w:hAnsi="Bell MT"/>
        </w:rPr>
      </w:pPr>
      <w:r>
        <w:rPr>
          <w:rFonts w:ascii="Bell MT" w:hAnsi="Bell MT"/>
        </w:rPr>
        <w:t>The day I set foot in Adams College was indeed a turning point in my life.</w:t>
      </w:r>
    </w:p>
    <w:p w14:paraId="22BECE45">
      <w:pPr>
        <w:spacing w:after="100" w:afterAutospacing="1"/>
        <w:rPr>
          <w:rFonts w:ascii="Bell MT" w:hAnsi="Bell MT" w:cs="Times New Roman"/>
          <w:sz w:val="24"/>
          <w:szCs w:val="24"/>
        </w:rPr>
      </w:pPr>
      <w:r>
        <w:rPr>
          <w:rFonts w:ascii="Bell MT" w:hAnsi="Bell MT" w:cs="Times New Roman"/>
          <w:sz w:val="24"/>
          <w:szCs w:val="24"/>
        </w:rPr>
        <w:t>As I entered through the right side of the entrance, I saw a backdrop showcasing high-flying students who had scored over 300 in JAMB.</w:t>
      </w:r>
    </w:p>
    <w:p w14:paraId="04F115BF">
      <w:pPr>
        <w:pStyle w:val="7"/>
        <w:spacing w:line="273" w:lineRule="auto"/>
        <w:rPr>
          <w:rFonts w:ascii="Bell MT" w:hAnsi="Bell MT"/>
        </w:rPr>
      </w:pPr>
      <w:r>
        <w:rPr>
          <w:rFonts w:ascii="Bell MT" w:hAnsi="Bell MT"/>
        </w:rPr>
        <w:t>And I thought, “How is this even possible?”</w:t>
      </w:r>
    </w:p>
    <w:p w14:paraId="129E5EAE">
      <w:pPr>
        <w:pStyle w:val="7"/>
        <w:spacing w:line="273" w:lineRule="auto"/>
        <w:rPr>
          <w:rFonts w:ascii="Bell MT" w:hAnsi="Bell MT"/>
        </w:rPr>
      </w:pPr>
      <w:r>
        <w:rPr>
          <w:rFonts w:ascii="Bell MT" w:hAnsi="Bell MT"/>
        </w:rPr>
        <w:t>Coming from someone who had struggled to get up to 200 in my previous JAMB exams, seeing people score 300 was a bit surprising.</w:t>
      </w:r>
    </w:p>
    <w:p w14:paraId="015801CC">
      <w:pPr>
        <w:pStyle w:val="7"/>
        <w:spacing w:line="273" w:lineRule="auto"/>
        <w:rPr>
          <w:rFonts w:ascii="Bell MT" w:hAnsi="Bell MT"/>
        </w:rPr>
      </w:pPr>
      <w:r>
        <w:rPr>
          <w:rFonts w:ascii="Bell MT" w:hAnsi="Bell MT"/>
        </w:rPr>
        <w:t>I stepped into the class.</w:t>
      </w:r>
    </w:p>
    <w:p w14:paraId="4FF7961C">
      <w:pPr>
        <w:pStyle w:val="7"/>
        <w:spacing w:line="273" w:lineRule="auto"/>
        <w:rPr>
          <w:rFonts w:ascii="Bell MT" w:hAnsi="Bell MT"/>
        </w:rPr>
      </w:pPr>
      <w:r>
        <w:rPr>
          <w:rFonts w:ascii="Bell MT" w:hAnsi="Bell MT"/>
        </w:rPr>
        <w:t xml:space="preserve">I remember vividly. It was Mr. Adams’ class. He was teaching us Physics then, and the topic was pressure. The way he explained the formula </w:t>
      </w:r>
      <w:r>
        <w:rPr>
          <w:rStyle w:val="15"/>
          <w:rFonts w:ascii="Bell MT" w:hAnsi="Bell MT"/>
        </w:rPr>
        <w:t>P = F/A</w:t>
      </w:r>
      <w:r>
        <w:rPr>
          <w:rFonts w:ascii="Bell MT" w:hAnsi="Bell MT"/>
        </w:rPr>
        <w:t xml:space="preserve"> was one for the books.</w:t>
      </w:r>
    </w:p>
    <w:p w14:paraId="05BF867B">
      <w:pPr>
        <w:pStyle w:val="7"/>
        <w:spacing w:line="273" w:lineRule="auto"/>
        <w:rPr>
          <w:rFonts w:ascii="Bell MT" w:hAnsi="Bell MT"/>
        </w:rPr>
      </w:pPr>
      <w:r>
        <w:rPr>
          <w:rFonts w:ascii="Bell MT" w:hAnsi="Bell MT"/>
        </w:rPr>
        <w:t>He used the Nigerian network system as an example. He explained how, if you wanted to watch a video and the network kept buffering and buffering, you would eventually get bored. I found that really interesting.</w:t>
      </w:r>
    </w:p>
    <w:p w14:paraId="504CA424">
      <w:pPr>
        <w:pStyle w:val="7"/>
        <w:spacing w:line="273" w:lineRule="auto"/>
        <w:rPr>
          <w:rFonts w:ascii="Bell MT" w:hAnsi="Bell MT"/>
        </w:rPr>
      </w:pPr>
      <w:r>
        <w:rPr>
          <w:rFonts w:ascii="Bell MT" w:hAnsi="Bell MT"/>
        </w:rPr>
        <w:t xml:space="preserve">Then there was our English tutor, Mr. Jahoski, with his </w:t>
      </w:r>
      <w:r>
        <w:rPr>
          <w:rStyle w:val="15"/>
          <w:rFonts w:ascii="Bell MT" w:hAnsi="Bell MT"/>
        </w:rPr>
        <w:t>FUNNY GRAMMAR</w:t>
      </w:r>
      <w:r>
        <w:rPr>
          <w:rFonts w:ascii="Bell MT" w:hAnsi="Bell MT"/>
        </w:rPr>
        <w:t>.</w:t>
      </w:r>
    </w:p>
    <w:p w14:paraId="705C1621">
      <w:pPr>
        <w:pStyle w:val="7"/>
        <w:spacing w:line="273" w:lineRule="auto"/>
        <w:rPr>
          <w:rFonts w:ascii="Bell MT" w:hAnsi="Bell MT"/>
        </w:rPr>
      </w:pPr>
      <w:r>
        <w:rPr>
          <w:rFonts w:ascii="Bell MT" w:hAnsi="Bell MT"/>
        </w:rPr>
        <w:t>Mr. Amos taught us Biology. He taught us well. There were in-depth explanations of the plant and animal kingdoms. Those topics are wide, but Mr. Amos made sure he touched everything necessary.</w:t>
      </w:r>
    </w:p>
    <w:p w14:paraId="45C2E1ED">
      <w:pPr>
        <w:pStyle w:val="7"/>
        <w:spacing w:line="273" w:lineRule="auto"/>
        <w:rPr>
          <w:rFonts w:ascii="Bell MT" w:hAnsi="Bell MT"/>
        </w:rPr>
      </w:pPr>
      <w:r>
        <w:rPr>
          <w:rFonts w:ascii="Bell MT" w:hAnsi="Bell MT"/>
        </w:rPr>
        <w:t>Then there was Wachie.</w:t>
      </w:r>
    </w:p>
    <w:p w14:paraId="631158DA">
      <w:pPr>
        <w:pStyle w:val="7"/>
        <w:spacing w:line="273" w:lineRule="auto"/>
        <w:rPr>
          <w:rFonts w:ascii="Bell MT" w:hAnsi="Bell MT"/>
        </w:rPr>
      </w:pPr>
      <w:r>
        <w:rPr>
          <w:rFonts w:ascii="Bell MT" w:hAnsi="Bell MT"/>
        </w:rPr>
        <w:t>Mr.  Wachie’s style of teaching was interesting.</w:t>
      </w:r>
    </w:p>
    <w:p w14:paraId="6222201A">
      <w:pPr>
        <w:pStyle w:val="7"/>
        <w:spacing w:line="273" w:lineRule="auto"/>
        <w:rPr>
          <w:rFonts w:ascii="Bell MT" w:hAnsi="Bell MT"/>
        </w:rPr>
      </w:pPr>
      <w:r>
        <w:rPr>
          <w:rFonts w:ascii="Bell MT" w:hAnsi="Bell MT"/>
        </w:rPr>
        <w:t>He said something that stuck with me while I was preparing for JAMB, and it became instrumental during my university days.</w:t>
      </w:r>
    </w:p>
    <w:p w14:paraId="3AE104A0">
      <w:pPr>
        <w:pStyle w:val="7"/>
        <w:spacing w:line="273" w:lineRule="auto"/>
        <w:rPr>
          <w:rFonts w:ascii="Bell MT" w:hAnsi="Bell MT"/>
        </w:rPr>
      </w:pPr>
      <w:r>
        <w:rPr>
          <w:rFonts w:ascii="Bell MT" w:hAnsi="Bell MT"/>
        </w:rPr>
        <w:t xml:space="preserve">According to him, </w:t>
      </w:r>
      <w:r>
        <w:rPr>
          <w:rStyle w:val="15"/>
          <w:rFonts w:ascii="Bell MT" w:hAnsi="Bell MT"/>
        </w:rPr>
        <w:t>“Few days to any exam I’m having, I’d just go and hide somewhere and read my eyes out.”</w:t>
      </w:r>
    </w:p>
    <w:p w14:paraId="4ACDB4B6">
      <w:pPr>
        <w:pStyle w:val="7"/>
        <w:spacing w:line="273" w:lineRule="auto"/>
        <w:rPr>
          <w:rFonts w:ascii="Bell MT" w:hAnsi="Bell MT"/>
        </w:rPr>
      </w:pPr>
      <w:r>
        <w:rPr>
          <w:rFonts w:ascii="Bell MT" w:hAnsi="Bell MT"/>
        </w:rPr>
        <w:t xml:space="preserve">Little did he know that what he was describing is what we Gen Zs now refer to as </w:t>
      </w:r>
      <w:r>
        <w:rPr>
          <w:rStyle w:val="15"/>
          <w:rFonts w:ascii="Bell MT" w:hAnsi="Bell MT"/>
        </w:rPr>
        <w:t>LOCK-IN</w:t>
      </w:r>
      <w:r>
        <w:rPr>
          <w:rFonts w:ascii="Bell MT" w:hAnsi="Bell MT"/>
        </w:rPr>
        <w:t>.</w:t>
      </w:r>
    </w:p>
    <w:p w14:paraId="290ECCF2">
      <w:pPr>
        <w:pStyle w:val="7"/>
        <w:spacing w:line="273" w:lineRule="auto"/>
        <w:rPr>
          <w:rFonts w:ascii="Bell MT" w:hAnsi="Bell MT"/>
        </w:rPr>
      </w:pPr>
      <w:r>
        <w:rPr>
          <w:rFonts w:ascii="Bell MT" w:hAnsi="Bell MT"/>
        </w:rPr>
        <w:t>And that’s exactly what I did on campus.</w:t>
      </w:r>
    </w:p>
    <w:p w14:paraId="50038DC5">
      <w:pPr>
        <w:pStyle w:val="7"/>
        <w:spacing w:line="273" w:lineRule="auto"/>
        <w:rPr>
          <w:rFonts w:ascii="Bell MT" w:hAnsi="Bell MT"/>
          <w:b/>
          <w:bCs/>
        </w:rPr>
      </w:pPr>
      <w:r>
        <w:rPr>
          <w:rFonts w:ascii="Bell MT" w:hAnsi="Bell MT"/>
          <w:b/>
          <w:bCs/>
        </w:rPr>
        <w:t>Once I saw that exams were in a few days, I would just lock in. I would delete all my social media apps.</w:t>
      </w:r>
    </w:p>
    <w:p w14:paraId="19A4AD4B">
      <w:pPr>
        <w:pStyle w:val="7"/>
        <w:spacing w:line="273" w:lineRule="auto"/>
        <w:rPr>
          <w:rFonts w:ascii="Bell MT" w:hAnsi="Bell MT"/>
        </w:rPr>
      </w:pPr>
      <w:r>
        <w:rPr>
          <w:rFonts w:ascii="Bell MT" w:hAnsi="Bell MT"/>
          <w:b/>
          <w:bCs/>
        </w:rPr>
        <w:t xml:space="preserve">YES. All of them, </w:t>
      </w:r>
      <w:r>
        <w:rPr>
          <w:rFonts w:ascii="Bell MT" w:hAnsi="Bell MT"/>
        </w:rPr>
        <w:t>except WhatsApp, because I needed to get updates from my class group chat regarding notes, exam venues, and other important information.</w:t>
      </w:r>
    </w:p>
    <w:p w14:paraId="795C372D">
      <w:pPr>
        <w:pStyle w:val="7"/>
        <w:spacing w:line="273" w:lineRule="auto"/>
        <w:rPr>
          <w:rFonts w:ascii="Bell MT" w:hAnsi="Bell MT"/>
        </w:rPr>
      </w:pPr>
      <w:r>
        <w:rPr>
          <w:rFonts w:ascii="Bell MT" w:hAnsi="Bell MT"/>
        </w:rPr>
        <w:t xml:space="preserve">Another thing that made Adams College standout for me was the fact that we had monthly mock examinations. It was called </w:t>
      </w:r>
      <w:r>
        <w:rPr>
          <w:rStyle w:val="15"/>
          <w:rFonts w:ascii="Bell MT" w:hAnsi="Bell MT"/>
        </w:rPr>
        <w:t>DIET</w:t>
      </w:r>
      <w:r>
        <w:rPr>
          <w:rFonts w:ascii="Bell MT" w:hAnsi="Bell MT"/>
        </w:rPr>
        <w:t xml:space="preserve"> then.</w:t>
      </w:r>
    </w:p>
    <w:p w14:paraId="13FC8C1D">
      <w:pPr>
        <w:pStyle w:val="7"/>
        <w:spacing w:line="273" w:lineRule="auto"/>
        <w:rPr>
          <w:rFonts w:ascii="Bell MT" w:hAnsi="Bell MT"/>
        </w:rPr>
      </w:pPr>
      <w:r>
        <w:rPr>
          <w:rFonts w:ascii="Bell MT" w:hAnsi="Bell MT"/>
        </w:rPr>
        <w:t>So, imagine everything you had been taught throughout the month and the months before that. You would get tested on it just to see where you understood.</w:t>
      </w:r>
    </w:p>
    <w:p w14:paraId="69D7D75F">
      <w:pPr>
        <w:pStyle w:val="7"/>
        <w:spacing w:line="273" w:lineRule="auto"/>
        <w:rPr>
          <w:rFonts w:ascii="Bell MT" w:hAnsi="Bell MT"/>
        </w:rPr>
      </w:pPr>
      <w:r>
        <w:rPr>
          <w:rFonts w:ascii="Bell MT" w:hAnsi="Bell MT"/>
        </w:rPr>
        <w:t>And I don’t think I ever scored up to 200 in any of the DIETs.</w:t>
      </w:r>
    </w:p>
    <w:p w14:paraId="39553CD4">
      <w:pPr>
        <w:pStyle w:val="7"/>
        <w:spacing w:line="273" w:lineRule="auto"/>
        <w:rPr>
          <w:rFonts w:ascii="Bell MT" w:hAnsi="Bell MT"/>
        </w:rPr>
      </w:pPr>
      <w:r>
        <w:rPr>
          <w:rFonts w:ascii="Bell MT" w:hAnsi="Bell MT"/>
        </w:rPr>
        <w:t>It was hard ooo. Very hard.</w:t>
      </w:r>
    </w:p>
    <w:p w14:paraId="2783EB0D">
      <w:pPr>
        <w:pStyle w:val="7"/>
        <w:spacing w:line="273" w:lineRule="auto"/>
        <w:rPr>
          <w:rFonts w:ascii="Bell MT" w:hAnsi="Bell MT"/>
        </w:rPr>
      </w:pPr>
      <w:r>
        <w:rPr>
          <w:rFonts w:ascii="Bell MT" w:hAnsi="Bell MT"/>
        </w:rPr>
        <w:t>Especially that English.</w:t>
      </w:r>
    </w:p>
    <w:p w14:paraId="45E44F42">
      <w:pPr>
        <w:pStyle w:val="7"/>
        <w:spacing w:line="273" w:lineRule="auto"/>
        <w:rPr>
          <w:rFonts w:ascii="Bell MT" w:hAnsi="Bell MT"/>
        </w:rPr>
      </w:pPr>
      <w:r>
        <w:rPr>
          <w:rFonts w:ascii="Bell MT" w:hAnsi="Bell MT"/>
        </w:rPr>
        <w:t>But I kept pushing.</w:t>
      </w:r>
    </w:p>
    <w:p w14:paraId="58265C1B">
      <w:pPr>
        <w:pStyle w:val="7"/>
        <w:spacing w:line="273" w:lineRule="auto"/>
        <w:rPr>
          <w:rFonts w:ascii="Bell MT" w:hAnsi="Bell MT"/>
        </w:rPr>
      </w:pPr>
      <w:r>
        <w:rPr>
          <w:rFonts w:ascii="Bell MT" w:hAnsi="Bell MT"/>
        </w:rPr>
        <w:t>Then Mr. Adams had this beautiful tradition of coming to our class at the beginning of every month. He would use the letters of the month to inspire us, turning each month into a little lesson of its own.</w:t>
      </w:r>
    </w:p>
    <w:p w14:paraId="2BC0EFA3">
      <w:pPr>
        <w:pStyle w:val="7"/>
        <w:spacing w:line="273" w:lineRule="auto"/>
        <w:rPr>
          <w:rFonts w:ascii="Bell MT" w:hAnsi="Bell MT"/>
        </w:rPr>
      </w:pPr>
      <w:r>
        <w:rPr>
          <w:rFonts w:ascii="Bell MT" w:hAnsi="Bell MT"/>
        </w:rPr>
        <w:t>For example, for the month of May, he would say:</w:t>
      </w:r>
    </w:p>
    <w:p w14:paraId="4F802D8C">
      <w:pPr>
        <w:pStyle w:val="7"/>
        <w:spacing w:line="273" w:lineRule="auto"/>
        <w:rPr>
          <w:rFonts w:ascii="Bell MT" w:hAnsi="Bell MT"/>
        </w:rPr>
      </w:pPr>
      <w:r>
        <w:rPr>
          <w:rStyle w:val="15"/>
          <w:rFonts w:ascii="Bell MT" w:hAnsi="Bell MT"/>
        </w:rPr>
        <w:t>M</w:t>
      </w:r>
      <w:r>
        <w:rPr>
          <w:rFonts w:ascii="Bell MT" w:hAnsi="Bell MT"/>
        </w:rPr>
        <w:t xml:space="preserve"> — Make hay while the sun shines.</w:t>
      </w:r>
      <w:r>
        <w:rPr>
          <w:rFonts w:ascii="Bell MT" w:hAnsi="Bell MT"/>
        </w:rPr>
        <w:br w:type="textWrapping"/>
      </w:r>
      <w:r>
        <w:rPr>
          <w:rStyle w:val="15"/>
          <w:rFonts w:ascii="Bell MT" w:hAnsi="Bell MT"/>
        </w:rPr>
        <w:t>A</w:t>
      </w:r>
      <w:r>
        <w:rPr>
          <w:rFonts w:ascii="Bell MT" w:hAnsi="Bell MT"/>
        </w:rPr>
        <w:t xml:space="preserve"> — Attention.</w:t>
      </w:r>
      <w:r>
        <w:rPr>
          <w:rFonts w:ascii="Bell MT" w:hAnsi="Bell MT"/>
        </w:rPr>
        <w:br w:type="textWrapping"/>
      </w:r>
      <w:r>
        <w:rPr>
          <w:rStyle w:val="15"/>
          <w:rFonts w:ascii="Bell MT" w:hAnsi="Bell MT"/>
        </w:rPr>
        <w:t>Y</w:t>
      </w:r>
      <w:r>
        <w:rPr>
          <w:rFonts w:ascii="Bell MT" w:hAnsi="Bell MT"/>
        </w:rPr>
        <w:t xml:space="preserve"> — Your willpower.</w:t>
      </w:r>
    </w:p>
    <w:p w14:paraId="7CBC0A44">
      <w:pPr>
        <w:pStyle w:val="7"/>
        <w:spacing w:line="273" w:lineRule="auto"/>
        <w:rPr>
          <w:rFonts w:ascii="Bell MT" w:hAnsi="Bell MT"/>
        </w:rPr>
      </w:pPr>
      <w:r>
        <w:rPr>
          <w:rFonts w:ascii="Bell MT" w:hAnsi="Bell MT"/>
        </w:rPr>
        <w:t>Things like this really inspired us.</w:t>
      </w:r>
    </w:p>
    <w:p w14:paraId="42D60CE0">
      <w:pPr>
        <w:pStyle w:val="7"/>
        <w:spacing w:line="273" w:lineRule="auto"/>
        <w:rPr>
          <w:rFonts w:ascii="Bell MT" w:hAnsi="Bell MT"/>
        </w:rPr>
      </w:pPr>
      <w:r>
        <w:rPr>
          <w:rFonts w:ascii="Bell MT" w:hAnsi="Bell MT"/>
        </w:rPr>
        <w:t>And then it was time for me to write the UTME.</w:t>
      </w:r>
    </w:p>
    <w:p w14:paraId="2BB87BF2">
      <w:pPr>
        <w:pStyle w:val="7"/>
        <w:spacing w:line="273" w:lineRule="auto"/>
        <w:rPr>
          <w:rFonts w:ascii="Bell MT" w:hAnsi="Bell MT"/>
        </w:rPr>
      </w:pPr>
      <w:r>
        <w:rPr>
          <w:rFonts w:ascii="Bell MT" w:hAnsi="Bell MT"/>
        </w:rPr>
        <w:t>For the first time in my life, I finally scored over 200.</w:t>
      </w:r>
    </w:p>
    <w:p w14:paraId="740F5CB9">
      <w:pPr>
        <w:pStyle w:val="7"/>
        <w:spacing w:line="273" w:lineRule="auto"/>
        <w:rPr>
          <w:rFonts w:ascii="Bell MT" w:hAnsi="Bell MT"/>
        </w:rPr>
      </w:pPr>
      <w:r>
        <w:rPr>
          <w:rFonts w:ascii="Bell MT" w:hAnsi="Bell MT"/>
        </w:rPr>
        <w:t xml:space="preserve">I had </w:t>
      </w:r>
      <w:r>
        <w:rPr>
          <w:rStyle w:val="15"/>
          <w:rFonts w:ascii="Bell MT" w:hAnsi="Bell MT"/>
        </w:rPr>
        <w:t>232</w:t>
      </w:r>
      <w:r>
        <w:rPr>
          <w:rFonts w:ascii="Bell MT" w:hAnsi="Bell MT"/>
        </w:rPr>
        <w:t>.</w:t>
      </w:r>
    </w:p>
    <w:p w14:paraId="0AF076D6">
      <w:pPr>
        <w:pStyle w:val="7"/>
        <w:spacing w:line="273" w:lineRule="auto"/>
        <w:rPr>
          <w:rFonts w:ascii="Bell MT" w:hAnsi="Bell MT"/>
        </w:rPr>
      </w:pPr>
      <w:r>
        <w:rPr>
          <w:rFonts w:ascii="Bell MT" w:hAnsi="Bell MT"/>
        </w:rPr>
        <w:t>I was happy.</w:t>
      </w:r>
    </w:p>
    <w:p w14:paraId="7C65262D">
      <w:pPr>
        <w:pStyle w:val="7"/>
        <w:spacing w:line="273" w:lineRule="auto"/>
        <w:rPr>
          <w:rFonts w:ascii="Bell MT" w:hAnsi="Bell MT"/>
        </w:rPr>
      </w:pPr>
      <w:r>
        <w:rPr>
          <w:rFonts w:ascii="Bell MT" w:hAnsi="Bell MT"/>
        </w:rPr>
        <w:t>I was proud of myself.</w:t>
      </w:r>
    </w:p>
    <w:p w14:paraId="5984507D">
      <w:pPr>
        <w:pStyle w:val="7"/>
        <w:spacing w:line="273" w:lineRule="auto"/>
        <w:rPr>
          <w:rFonts w:ascii="Bell MT" w:hAnsi="Bell MT"/>
        </w:rPr>
      </w:pPr>
      <w:r>
        <w:rPr>
          <w:rFonts w:ascii="Bell MT" w:hAnsi="Bell MT"/>
        </w:rPr>
        <w:t>It turned out that almost everything we were taught at Adams came out in the UTME. The way Mr. Adams treated past questions then, ehn!</w:t>
      </w:r>
    </w:p>
    <w:p w14:paraId="3348AE20">
      <w:pPr>
        <w:pStyle w:val="7"/>
        <w:spacing w:line="273" w:lineRule="auto"/>
        <w:rPr>
          <w:rFonts w:ascii="Bell MT" w:hAnsi="Bell MT"/>
        </w:rPr>
      </w:pPr>
      <w:r>
        <w:rPr>
          <w:rFonts w:ascii="Bell MT" w:hAnsi="Bell MT"/>
        </w:rPr>
        <w:t>Like, we literally ate and slept with our books.</w:t>
      </w:r>
    </w:p>
    <w:p w14:paraId="7771D4AB">
      <w:pPr>
        <w:pStyle w:val="7"/>
        <w:spacing w:line="273" w:lineRule="auto"/>
        <w:rPr>
          <w:rFonts w:ascii="Bell MT" w:hAnsi="Bell MT"/>
        </w:rPr>
      </w:pPr>
      <w:r>
        <w:rPr>
          <w:rFonts w:ascii="Bell MT" w:hAnsi="Bell MT"/>
        </w:rPr>
        <w:t>But at Adams, it wasn’t about books alone.</w:t>
      </w:r>
    </w:p>
    <w:p w14:paraId="725F88B2">
      <w:pPr>
        <w:pStyle w:val="7"/>
        <w:spacing w:line="273" w:lineRule="auto"/>
        <w:rPr>
          <w:rFonts w:ascii="Bell MT" w:hAnsi="Bell MT"/>
        </w:rPr>
      </w:pPr>
      <w:r>
        <w:rPr>
          <w:rFonts w:ascii="Bell MT" w:hAnsi="Bell MT"/>
        </w:rPr>
        <w:t>Mr. Adams also instilled in us the importance of prayer. You just had to pray, whether you were a Muslim or a Christian.</w:t>
      </w:r>
    </w:p>
    <w:p w14:paraId="615EAD2A">
      <w:pPr>
        <w:pStyle w:val="7"/>
        <w:spacing w:line="273" w:lineRule="auto"/>
        <w:rPr>
          <w:rFonts w:ascii="Bell MT" w:hAnsi="Bell MT"/>
        </w:rPr>
      </w:pPr>
      <w:r>
        <w:rPr>
          <w:rFonts w:ascii="Bell MT" w:hAnsi="Bell MT"/>
        </w:rPr>
        <w:t xml:space="preserve">He used to say, </w:t>
      </w:r>
      <w:r>
        <w:rPr>
          <w:rStyle w:val="15"/>
          <w:rFonts w:ascii="Bell MT" w:hAnsi="Bell MT"/>
        </w:rPr>
        <w:t>“Action without prayer is dead.”</w:t>
      </w:r>
    </w:p>
    <w:p w14:paraId="6939E16C">
      <w:pPr>
        <w:pStyle w:val="7"/>
        <w:spacing w:line="273" w:lineRule="auto"/>
        <w:rPr>
          <w:rFonts w:ascii="Bell MT" w:hAnsi="Bell MT"/>
        </w:rPr>
      </w:pPr>
      <w:r>
        <w:rPr>
          <w:rFonts w:ascii="Bell MT" w:hAnsi="Bell MT"/>
        </w:rPr>
        <w:t>Meaning, you have to work and pray.</w:t>
      </w:r>
    </w:p>
    <w:p w14:paraId="7FE361FB">
      <w:pPr>
        <w:pStyle w:val="7"/>
        <w:spacing w:line="273" w:lineRule="auto"/>
        <w:rPr>
          <w:rFonts w:ascii="Bell MT" w:hAnsi="Bell MT"/>
        </w:rPr>
      </w:pPr>
      <w:r>
        <w:rPr>
          <w:rFonts w:ascii="Bell MT" w:hAnsi="Bell MT"/>
        </w:rPr>
        <w:t xml:space="preserve">He also said, </w:t>
      </w:r>
      <w:r>
        <w:rPr>
          <w:rStyle w:val="15"/>
          <w:rFonts w:ascii="Bell MT" w:hAnsi="Bell MT"/>
        </w:rPr>
        <w:t>“Work as if you’ve never prayed, and pray as if you’ve never worked.”</w:t>
      </w:r>
    </w:p>
    <w:p w14:paraId="056DBC31">
      <w:pPr>
        <w:pStyle w:val="7"/>
        <w:spacing w:line="273" w:lineRule="auto"/>
        <w:rPr>
          <w:rFonts w:ascii="Bell MT" w:hAnsi="Bell MT"/>
        </w:rPr>
      </w:pPr>
      <w:r>
        <w:rPr>
          <w:rFonts w:ascii="Bell MT" w:hAnsi="Bell MT"/>
        </w:rPr>
        <w:t>Those words stuck with me.</w:t>
      </w:r>
    </w:p>
    <w:p w14:paraId="733DAE5D">
      <w:pPr>
        <w:pStyle w:val="7"/>
        <w:spacing w:line="273" w:lineRule="auto"/>
        <w:rPr>
          <w:rFonts w:ascii="Bell MT" w:hAnsi="Bell MT"/>
        </w:rPr>
      </w:pPr>
      <w:r>
        <w:rPr>
          <w:rFonts w:ascii="Bell MT" w:hAnsi="Bell MT"/>
        </w:rPr>
        <w:t xml:space="preserve">You know, it was during this period that I met some of the most wonderful individuals I have </w:t>
      </w:r>
      <w:r>
        <w:rPr>
          <w:rFonts w:ascii="Bell MT" w:hAnsi="Bell MT"/>
          <w:b/>
          <w:bCs/>
        </w:rPr>
        <w:t xml:space="preserve">EVER </w:t>
      </w:r>
      <w:r>
        <w:rPr>
          <w:rFonts w:ascii="Bell MT" w:hAnsi="Bell MT"/>
        </w:rPr>
        <w:t>come across in my life, many of whom I still keep in touch with to this day.</w:t>
      </w:r>
    </w:p>
    <w:p w14:paraId="07761D8F">
      <w:pPr>
        <w:pStyle w:val="7"/>
        <w:spacing w:line="273" w:lineRule="auto"/>
        <w:rPr>
          <w:rFonts w:ascii="Bell MT" w:hAnsi="Bell MT"/>
        </w:rPr>
      </w:pPr>
      <w:r>
        <w:rPr>
          <w:rFonts w:ascii="Bell MT" w:hAnsi="Bell MT"/>
        </w:rPr>
        <w:t>People like Sister Maryam Sikiru, Labeebah Adelakun, Adesina Maryam, Nurse Fatimah Sarumi, Khadeejah Ademola, RAD. Miftahudeen Odeyinka, Mr. Abdulmojeed Miftahudeen, Sakinnah Daramola, Kharimah Daramola, Safanah Dhikrullah, Afra</w:t>
      </w:r>
      <w:r>
        <w:rPr>
          <w:rStyle w:val="15"/>
          <w:rFonts w:ascii="Bell MT" w:hAnsi="Bell MT"/>
        </w:rPr>
        <w:t>’</w:t>
      </w:r>
      <w:r>
        <w:rPr>
          <w:rStyle w:val="15"/>
          <w:rFonts w:ascii="Bell MT" w:hAnsi="Bell MT"/>
          <w:b w:val="0"/>
          <w:bCs w:val="0"/>
        </w:rPr>
        <w:t xml:space="preserve">u </w:t>
      </w:r>
      <w:r>
        <w:rPr>
          <w:rFonts w:ascii="Bell MT" w:hAnsi="Bell MT"/>
        </w:rPr>
        <w:t>Dhikrullah, Moshood Siddiq, Phram. Maryam Akinbami, Nr. Muhammed Gbadeghesin, Zayyad, Mrs. Fatimah Onibon-Bello, Abdulrahman Shelle, Rofiah Surajudeen, Sumayyah Gabadeen, Aisha Abudu, Mrs. Maryam Adewunmi, Mrs. Maryam Lawal among others.</w:t>
      </w:r>
    </w:p>
    <w:p w14:paraId="7D2A195F">
      <w:pPr>
        <w:pStyle w:val="7"/>
        <w:spacing w:line="273" w:lineRule="auto"/>
        <w:rPr>
          <w:rFonts w:ascii="Bell MT" w:hAnsi="Bell MT"/>
        </w:rPr>
      </w:pPr>
      <w:r>
        <w:rPr>
          <w:rFonts w:ascii="Bell MT" w:hAnsi="Bell MT"/>
        </w:rPr>
        <w:t>One day, after one of our tutorial classes, I went to pray.</w:t>
      </w:r>
    </w:p>
    <w:p w14:paraId="4ADB3770">
      <w:pPr>
        <w:pStyle w:val="7"/>
        <w:spacing w:line="273" w:lineRule="auto"/>
        <w:rPr>
          <w:rFonts w:ascii="Bell MT" w:hAnsi="Bell MT"/>
        </w:rPr>
      </w:pPr>
      <w:r>
        <w:rPr>
          <w:rFonts w:ascii="Bell MT" w:hAnsi="Bell MT"/>
        </w:rPr>
        <w:t>And I thought, “It’s 4 p.m., right? What am I doing outside?”</w:t>
      </w:r>
    </w:p>
    <w:p w14:paraId="33B1EB3A">
      <w:pPr>
        <w:pStyle w:val="7"/>
        <w:spacing w:line="273" w:lineRule="auto"/>
        <w:rPr>
          <w:rFonts w:ascii="Bell MT" w:hAnsi="Bell MT"/>
        </w:rPr>
      </w:pPr>
      <w:r>
        <w:rPr>
          <w:rFonts w:ascii="Bell MT" w:hAnsi="Bell MT"/>
        </w:rPr>
        <w:t>I usually went straight home. When I first resumed, I had no friends in Adams, so after class, I would pray and go home.</w:t>
      </w:r>
    </w:p>
    <w:p w14:paraId="230936BE">
      <w:pPr>
        <w:pStyle w:val="7"/>
        <w:spacing w:line="273" w:lineRule="auto"/>
        <w:rPr>
          <w:rFonts w:ascii="Bell MT" w:hAnsi="Bell MT"/>
        </w:rPr>
      </w:pPr>
      <w:r>
        <w:rPr>
          <w:rFonts w:ascii="Bell MT" w:hAnsi="Bell MT"/>
        </w:rPr>
        <w:t>Then I met Sumayyah Gabadeen.</w:t>
      </w:r>
    </w:p>
    <w:p w14:paraId="5EC8B31F">
      <w:pPr>
        <w:pStyle w:val="7"/>
        <w:spacing w:line="273" w:lineRule="auto"/>
        <w:rPr>
          <w:rFonts w:ascii="Bell MT" w:hAnsi="Bell MT"/>
        </w:rPr>
      </w:pPr>
      <w:r>
        <w:rPr>
          <w:rFonts w:ascii="Bell MT" w:hAnsi="Bell MT"/>
        </w:rPr>
        <w:t>Sumayyah was like, “Roqeebah, there’s usually an usrah at the mosque after Salah on some days.”</w:t>
      </w:r>
    </w:p>
    <w:p w14:paraId="408459FB">
      <w:pPr>
        <w:pStyle w:val="7"/>
        <w:spacing w:line="273" w:lineRule="auto"/>
        <w:rPr>
          <w:rFonts w:ascii="Bell MT" w:hAnsi="Bell MT"/>
        </w:rPr>
      </w:pPr>
      <w:r>
        <w:rPr>
          <w:rFonts w:ascii="Bell MT" w:hAnsi="Bell MT"/>
        </w:rPr>
        <w:t>I can’t remember the exact days anymore. I think it was Thursdays, or maybe Tuesdays.</w:t>
      </w:r>
    </w:p>
    <w:p w14:paraId="15B54B70">
      <w:pPr>
        <w:pStyle w:val="7"/>
        <w:spacing w:line="273" w:lineRule="auto"/>
        <w:rPr>
          <w:rFonts w:ascii="Bell MT" w:hAnsi="Bell MT"/>
        </w:rPr>
      </w:pPr>
      <w:r>
        <w:rPr>
          <w:rFonts w:ascii="Bell MT" w:hAnsi="Bell MT"/>
        </w:rPr>
        <w:t>In summary, she invited me to come for usrah.</w:t>
      </w:r>
    </w:p>
    <w:p w14:paraId="770B5F3D">
      <w:pPr>
        <w:pStyle w:val="7"/>
        <w:spacing w:line="273" w:lineRule="auto"/>
        <w:rPr>
          <w:rFonts w:ascii="Bell MT" w:hAnsi="Bell MT"/>
        </w:rPr>
      </w:pPr>
      <w:r>
        <w:rPr>
          <w:rFonts w:ascii="Bell MT" w:hAnsi="Bell MT"/>
        </w:rPr>
        <w:t>And yes, I can never forget someone like Sumayyah because that was a turning point for me.</w:t>
      </w:r>
    </w:p>
    <w:p w14:paraId="3EE8D982">
      <w:pPr>
        <w:pStyle w:val="7"/>
        <w:spacing w:line="273" w:lineRule="auto"/>
        <w:rPr>
          <w:rFonts w:ascii="Bell MT" w:hAnsi="Bell MT"/>
        </w:rPr>
      </w:pPr>
      <w:r>
        <w:rPr>
          <w:rFonts w:ascii="Bell MT" w:hAnsi="Bell MT"/>
        </w:rPr>
        <w:t>I began to realise that I wasn’t alone.</w:t>
      </w:r>
    </w:p>
    <w:p w14:paraId="0B70FA39">
      <w:pPr>
        <w:pStyle w:val="7"/>
        <w:spacing w:line="273" w:lineRule="auto"/>
        <w:rPr>
          <w:rFonts w:ascii="Bell MT" w:hAnsi="Bell MT"/>
        </w:rPr>
      </w:pPr>
      <w:r>
        <w:rPr>
          <w:rFonts w:ascii="Bell MT" w:hAnsi="Bell MT"/>
        </w:rPr>
        <w:t>I saw that there were many people who had written JAMB more than once. Some had written it twice. Others had tried several times.</w:t>
      </w:r>
    </w:p>
    <w:p w14:paraId="3AF92300">
      <w:pPr>
        <w:pStyle w:val="7"/>
        <w:spacing w:line="273" w:lineRule="auto"/>
        <w:rPr>
          <w:rFonts w:ascii="Bell MT" w:hAnsi="Bell MT"/>
        </w:rPr>
      </w:pPr>
      <w:r>
        <w:rPr>
          <w:rFonts w:ascii="Bell MT" w:hAnsi="Bell MT"/>
        </w:rPr>
        <w:t>And then I thought, “Uhm. Roqeebah, you’re not alone.”</w:t>
      </w:r>
    </w:p>
    <w:p w14:paraId="18FBC29F">
      <w:pPr>
        <w:pStyle w:val="7"/>
        <w:spacing w:line="273" w:lineRule="auto"/>
        <w:rPr>
          <w:rFonts w:ascii="Bell MT" w:hAnsi="Bell MT"/>
        </w:rPr>
      </w:pPr>
      <w:r>
        <w:rPr>
          <w:rFonts w:ascii="Bell MT" w:hAnsi="Bell MT"/>
        </w:rPr>
        <w:t>I started rubbing shoulders with the amazing people I met there.</w:t>
      </w:r>
    </w:p>
    <w:p w14:paraId="656D479C">
      <w:pPr>
        <w:pStyle w:val="7"/>
        <w:spacing w:line="273" w:lineRule="auto"/>
        <w:rPr>
          <w:rFonts w:ascii="Bell MT" w:hAnsi="Bell MT"/>
        </w:rPr>
      </w:pPr>
      <w:r>
        <w:rPr>
          <w:rFonts w:ascii="Bell MT" w:hAnsi="Bell MT"/>
        </w:rPr>
        <w:t>Another highlight, and in some ways, another turning point, of staying in that masjid was what happened with my hijab.</w:t>
      </w:r>
    </w:p>
    <w:p w14:paraId="5DB00AA3">
      <w:pPr>
        <w:pStyle w:val="7"/>
        <w:spacing w:line="273" w:lineRule="auto"/>
        <w:rPr>
          <w:rFonts w:ascii="Bell MT" w:hAnsi="Bell MT"/>
        </w:rPr>
      </w:pPr>
      <w:r>
        <w:rPr>
          <w:rFonts w:ascii="Bell MT" w:hAnsi="Bell MT"/>
        </w:rPr>
        <w:t>After secondary school in 2017, I thought the ideal thing was simply to cover my hair with a turban..</w:t>
      </w:r>
    </w:p>
    <w:p w14:paraId="609DEC77">
      <w:pPr>
        <w:pStyle w:val="7"/>
        <w:spacing w:line="273" w:lineRule="auto"/>
        <w:rPr>
          <w:rFonts w:ascii="Bell MT" w:hAnsi="Bell MT"/>
        </w:rPr>
      </w:pPr>
      <w:r>
        <w:rPr>
          <w:rFonts w:ascii="Bell MT" w:hAnsi="Bell MT"/>
        </w:rPr>
        <w:t>Then sometime in 2019, when I got to Adams College, I sat in the masjid.</w:t>
      </w:r>
    </w:p>
    <w:p w14:paraId="4F2ECE8C">
      <w:pPr>
        <w:pStyle w:val="7"/>
        <w:spacing w:line="273" w:lineRule="auto"/>
        <w:rPr>
          <w:rFonts w:ascii="Bell MT" w:hAnsi="Bell MT"/>
        </w:rPr>
      </w:pPr>
      <w:r>
        <w:rPr>
          <w:rFonts w:ascii="Bell MT" w:hAnsi="Bell MT"/>
        </w:rPr>
        <w:t>I was asked why I hadn’t prayed Salah yet.</w:t>
      </w:r>
    </w:p>
    <w:p w14:paraId="36A83369">
      <w:pPr>
        <w:pStyle w:val="7"/>
        <w:spacing w:line="273" w:lineRule="auto"/>
        <w:rPr>
          <w:rFonts w:ascii="Bell MT" w:hAnsi="Bell MT"/>
        </w:rPr>
      </w:pPr>
      <w:r>
        <w:rPr>
          <w:rFonts w:ascii="Bell MT" w:hAnsi="Bell MT"/>
        </w:rPr>
        <w:t>It was Rofiah Surajudeen who asked me that question.</w:t>
      </w:r>
    </w:p>
    <w:p w14:paraId="1EDDCB97">
      <w:pPr>
        <w:pStyle w:val="7"/>
        <w:spacing w:line="273" w:lineRule="auto"/>
        <w:rPr>
          <w:rFonts w:ascii="Bell MT" w:hAnsi="Bell MT"/>
        </w:rPr>
      </w:pPr>
      <w:r>
        <w:rPr>
          <w:rFonts w:ascii="Bell MT" w:hAnsi="Bell MT"/>
        </w:rPr>
        <w:t xml:space="preserve">And I said, point-blank, </w:t>
      </w:r>
      <w:r>
        <w:rPr>
          <w:rStyle w:val="15"/>
          <w:rFonts w:ascii="Bell MT" w:hAnsi="Bell MT"/>
        </w:rPr>
        <w:t>“I wasn’t with my scarf.”</w:t>
      </w:r>
    </w:p>
    <w:p w14:paraId="3AF42387">
      <w:pPr>
        <w:pStyle w:val="7"/>
        <w:spacing w:line="273" w:lineRule="auto"/>
        <w:rPr>
          <w:rFonts w:ascii="Bell MT" w:hAnsi="Bell MT"/>
        </w:rPr>
      </w:pPr>
      <w:r>
        <w:rPr>
          <w:rFonts w:ascii="Bell MT" w:hAnsi="Bell MT"/>
        </w:rPr>
        <w:t xml:space="preserve">The next thing Rofiah said </w:t>
      </w:r>
      <w:r>
        <w:rPr>
          <w:rStyle w:val="15"/>
          <w:rFonts w:ascii="Bell MT" w:hAnsi="Bell MT"/>
        </w:rPr>
        <w:t>SHOOK ME.</w:t>
      </w:r>
    </w:p>
    <w:p w14:paraId="2BD961BA">
      <w:pPr>
        <w:pStyle w:val="7"/>
        <w:spacing w:line="273" w:lineRule="auto"/>
        <w:rPr>
          <w:rFonts w:ascii="Bell MT" w:hAnsi="Bell MT"/>
        </w:rPr>
      </w:pPr>
      <w:r>
        <w:rPr>
          <w:rFonts w:ascii="Bell MT" w:hAnsi="Bell MT"/>
        </w:rPr>
        <w:t>“Why won’t you be with your scarf?”</w:t>
      </w:r>
    </w:p>
    <w:p w14:paraId="394E3E10">
      <w:pPr>
        <w:pStyle w:val="7"/>
        <w:spacing w:line="273" w:lineRule="auto"/>
        <w:rPr>
          <w:rFonts w:ascii="Bell MT" w:hAnsi="Bell MT"/>
        </w:rPr>
      </w:pPr>
      <w:r>
        <w:rPr>
          <w:rFonts w:ascii="Bell MT" w:hAnsi="Bell MT"/>
        </w:rPr>
        <w:t>She said it in Yoruba.</w:t>
      </w:r>
    </w:p>
    <w:p w14:paraId="725AFE8D">
      <w:pPr>
        <w:pStyle w:val="7"/>
        <w:spacing w:line="273" w:lineRule="auto"/>
        <w:rPr>
          <w:rFonts w:ascii="Bell MT" w:hAnsi="Bell MT"/>
        </w:rPr>
      </w:pPr>
      <w:r>
        <w:rPr>
          <w:rFonts w:ascii="Bell MT" w:hAnsi="Bell MT"/>
        </w:rPr>
        <w:t>It felt like a stray bullet.</w:t>
      </w:r>
    </w:p>
    <w:p w14:paraId="7600B95D">
      <w:pPr>
        <w:pStyle w:val="7"/>
        <w:spacing w:line="273" w:lineRule="auto"/>
        <w:rPr>
          <w:rFonts w:ascii="Bell MT" w:hAnsi="Bell MT"/>
        </w:rPr>
      </w:pPr>
      <w:r>
        <w:rPr>
          <w:rFonts w:ascii="Bell MT" w:hAnsi="Bell MT"/>
        </w:rPr>
        <w:t>I was numb. I didn’t know what to say.</w:t>
      </w:r>
    </w:p>
    <w:p w14:paraId="21D3C8A5">
      <w:pPr>
        <w:pStyle w:val="7"/>
        <w:spacing w:line="273" w:lineRule="auto"/>
        <w:rPr>
          <w:rFonts w:ascii="Bell MT" w:hAnsi="Bell MT"/>
        </w:rPr>
      </w:pPr>
      <w:r>
        <w:rPr>
          <w:rFonts w:ascii="Bell MT" w:hAnsi="Bell MT"/>
        </w:rPr>
        <w:t>At the time, I genuinely didn’t think it was a big issue. I thought I had simply forgotten my scarf. That was all.</w:t>
      </w:r>
    </w:p>
    <w:p w14:paraId="564F172F">
      <w:pPr>
        <w:pStyle w:val="7"/>
        <w:spacing w:line="273" w:lineRule="auto"/>
        <w:rPr>
          <w:rFonts w:ascii="Bell MT" w:hAnsi="Bell MT"/>
        </w:rPr>
      </w:pPr>
      <w:r>
        <w:rPr>
          <w:rFonts w:ascii="Bell MT" w:hAnsi="Bell MT"/>
        </w:rPr>
        <w:t>But a few weeks later, while I was getting dressed to resume at Adams, I sat in front of my mirror. I lowered my turban….</w:t>
      </w:r>
    </w:p>
    <w:p w14:paraId="22415164">
      <w:pPr>
        <w:pStyle w:val="7"/>
        <w:spacing w:line="273" w:lineRule="auto"/>
        <w:rPr>
          <w:rFonts w:ascii="Bell MT" w:hAnsi="Bell MT"/>
        </w:rPr>
      </w:pPr>
      <w:r>
        <w:rPr>
          <w:rFonts w:ascii="Bell MT" w:hAnsi="Bell MT"/>
        </w:rPr>
        <w:t>Meaning, I wrapped my scarf properly around my head and stepped out.</w:t>
      </w:r>
    </w:p>
    <w:p w14:paraId="3135AE8A">
      <w:pPr>
        <w:pStyle w:val="7"/>
        <w:spacing w:line="273" w:lineRule="auto"/>
        <w:rPr>
          <w:rFonts w:ascii="Bell MT" w:hAnsi="Bell MT"/>
        </w:rPr>
      </w:pPr>
      <w:r>
        <w:rPr>
          <w:rFonts w:ascii="Bell MT" w:hAnsi="Bell MT"/>
        </w:rPr>
        <w:t>And since then, it has been like that.</w:t>
      </w:r>
    </w:p>
    <w:p w14:paraId="2AAA9C20">
      <w:pPr>
        <w:pStyle w:val="7"/>
        <w:spacing w:line="273" w:lineRule="auto"/>
        <w:rPr>
          <w:rFonts w:ascii="Bell MT" w:hAnsi="Bell MT"/>
        </w:rPr>
      </w:pPr>
      <w:r>
        <w:rPr>
          <w:rFonts w:ascii="Bell MT" w:hAnsi="Bell MT"/>
        </w:rPr>
        <w:t>Moving on.</w:t>
      </w:r>
    </w:p>
    <w:p w14:paraId="5D5960E7">
      <w:pPr>
        <w:pStyle w:val="7"/>
        <w:spacing w:line="273" w:lineRule="auto"/>
        <w:jc w:val="both"/>
        <w:rPr>
          <w:rFonts w:ascii="Bell MT" w:hAnsi="Bell MT"/>
        </w:rPr>
      </w:pPr>
      <w:r>
        <w:rPr>
          <w:rFonts w:ascii="Bell MT" w:hAnsi="Bell MT"/>
        </w:rPr>
        <w:t>I met an amazing set of people at Adams. People of timber and calibre. Muslims who changed the way I viewed life.</w:t>
      </w:r>
    </w:p>
    <w:p w14:paraId="4BC43A00">
      <w:pPr>
        <w:pStyle w:val="7"/>
        <w:spacing w:line="273" w:lineRule="auto"/>
        <w:jc w:val="both"/>
        <w:rPr>
          <w:rFonts w:ascii="Bell MT" w:hAnsi="Bell MT"/>
        </w:rPr>
      </w:pPr>
      <w:r>
        <w:rPr>
          <w:rFonts w:ascii="Bell MT" w:hAnsi="Bell MT"/>
        </w:rPr>
        <w:t>In fact, it was through Zayyad, whom I met at Adams College, that I was able to attend my first IVC camp, and I was glad I did.</w:t>
      </w:r>
    </w:p>
    <w:p w14:paraId="0AB9225F">
      <w:pPr>
        <w:pStyle w:val="7"/>
        <w:spacing w:line="273" w:lineRule="auto"/>
        <w:jc w:val="both"/>
        <w:rPr>
          <w:rFonts w:ascii="Bell MT" w:hAnsi="Bell MT"/>
        </w:rPr>
      </w:pPr>
      <w:r>
        <w:rPr>
          <w:rFonts w:ascii="Bell MT" w:hAnsi="Bell MT"/>
        </w:rPr>
        <w:t xml:space="preserve">Also, towards the exams at Adams, we had </w:t>
      </w:r>
      <w:r>
        <w:rPr>
          <w:rStyle w:val="15"/>
          <w:rFonts w:ascii="Bell MT" w:hAnsi="Bell MT"/>
        </w:rPr>
        <w:t>Success Du'a</w:t>
      </w:r>
      <w:r>
        <w:rPr>
          <w:rFonts w:ascii="Bell MT" w:hAnsi="Bell MT"/>
        </w:rPr>
        <w:t>.</w:t>
      </w:r>
    </w:p>
    <w:p w14:paraId="24170F8A">
      <w:pPr>
        <w:pStyle w:val="7"/>
        <w:spacing w:line="273" w:lineRule="auto"/>
        <w:jc w:val="both"/>
        <w:rPr>
          <w:rFonts w:ascii="Bell MT" w:hAnsi="Bell MT"/>
        </w:rPr>
      </w:pPr>
      <w:r>
        <w:rPr>
          <w:rFonts w:ascii="Bell MT" w:hAnsi="Bell MT"/>
        </w:rPr>
        <w:t>Meaning, we would pray for the success of our UTME examinations. It was usually done on Fridays, and it was anchored by Ibn Kathir and Br. Toheed Junaid on the Friday before our UTME exams.</w:t>
      </w:r>
    </w:p>
    <w:p w14:paraId="4D35CF38">
      <w:pPr>
        <w:pStyle w:val="7"/>
        <w:spacing w:line="273" w:lineRule="auto"/>
        <w:jc w:val="both"/>
        <w:rPr>
          <w:rFonts w:ascii="Bell MT" w:hAnsi="Bell MT"/>
        </w:rPr>
      </w:pPr>
      <w:r>
        <w:rPr>
          <w:rFonts w:ascii="Bell MT" w:hAnsi="Bell MT"/>
        </w:rPr>
        <w:t>Then, after my third UTME examination, I proceeded to write the Post-UTME.</w:t>
      </w:r>
    </w:p>
    <w:p w14:paraId="07D294A8">
      <w:pPr>
        <w:pStyle w:val="7"/>
        <w:spacing w:line="273" w:lineRule="auto"/>
        <w:jc w:val="both"/>
        <w:rPr>
          <w:rFonts w:ascii="Bell MT" w:hAnsi="Bell MT"/>
        </w:rPr>
      </w:pPr>
      <w:r>
        <w:rPr>
          <w:rFonts w:ascii="Bell MT" w:hAnsi="Bell MT"/>
        </w:rPr>
        <w:t>But before then, my mum’s Big sister, Dr. (Mrs.) Mujidat Ekundayo Mosanya, advised that I pick Physiotherapy after I told her I wanted a course that was similar to beauty therapy.</w:t>
      </w:r>
    </w:p>
    <w:p w14:paraId="4AEF6837">
      <w:pPr>
        <w:pStyle w:val="7"/>
        <w:spacing w:line="273" w:lineRule="auto"/>
        <w:jc w:val="both"/>
        <w:rPr>
          <w:rFonts w:ascii="Bell MT" w:hAnsi="Bell MT"/>
        </w:rPr>
      </w:pPr>
      <w:r>
        <w:rPr>
          <w:rFonts w:ascii="Bell MT" w:hAnsi="Bell MT"/>
        </w:rPr>
        <w:t>Then I did my findings.</w:t>
      </w:r>
    </w:p>
    <w:p w14:paraId="5F694177">
      <w:pPr>
        <w:pStyle w:val="7"/>
        <w:spacing w:line="273" w:lineRule="auto"/>
        <w:jc w:val="both"/>
        <w:rPr>
          <w:rFonts w:ascii="Bell MT" w:hAnsi="Bell MT"/>
        </w:rPr>
      </w:pPr>
      <w:r>
        <w:rPr>
          <w:rFonts w:ascii="Bell MT" w:hAnsi="Bell MT"/>
        </w:rPr>
        <w:t xml:space="preserve">And I was like, </w:t>
      </w:r>
      <w:r>
        <w:rPr>
          <w:rStyle w:val="15"/>
          <w:rFonts w:ascii="Bell MT" w:hAnsi="Bell MT"/>
        </w:rPr>
        <w:t>“Yes. I’ve found the course. This is what I want.”</w:t>
      </w:r>
    </w:p>
    <w:p w14:paraId="6978F55D">
      <w:pPr>
        <w:pStyle w:val="7"/>
        <w:spacing w:line="273" w:lineRule="auto"/>
        <w:jc w:val="both"/>
        <w:rPr>
          <w:rFonts w:ascii="Bell MT" w:hAnsi="Bell MT"/>
        </w:rPr>
      </w:pPr>
      <w:r>
        <w:rPr>
          <w:rFonts w:ascii="Bell MT" w:hAnsi="Bell MT"/>
        </w:rPr>
        <w:t>Then, after my third attempt, I sat for the Post-UTME.</w:t>
      </w:r>
    </w:p>
    <w:p w14:paraId="2B557440">
      <w:pPr>
        <w:pStyle w:val="7"/>
        <w:spacing w:line="273" w:lineRule="auto"/>
        <w:jc w:val="both"/>
        <w:rPr>
          <w:rFonts w:ascii="Bell MT" w:hAnsi="Bell MT"/>
        </w:rPr>
      </w:pPr>
      <w:r>
        <w:rPr>
          <w:rFonts w:ascii="Bell MT" w:hAnsi="Bell MT"/>
        </w:rPr>
        <w:t>And yes, this time around, I moved from LASU to UI.</w:t>
      </w:r>
    </w:p>
    <w:p w14:paraId="482801A2">
      <w:pPr>
        <w:pStyle w:val="7"/>
        <w:spacing w:line="273" w:lineRule="auto"/>
        <w:jc w:val="both"/>
        <w:rPr>
          <w:rFonts w:ascii="Bell MT" w:hAnsi="Bell MT"/>
        </w:rPr>
      </w:pPr>
      <w:r>
        <w:rPr>
          <w:rFonts w:ascii="Bell MT" w:hAnsi="Bell MT"/>
        </w:rPr>
        <w:t>I just knew that I had to studyyyyy.</w:t>
      </w:r>
    </w:p>
    <w:p w14:paraId="52FF8E26">
      <w:pPr>
        <w:pStyle w:val="7"/>
        <w:spacing w:line="273" w:lineRule="auto"/>
        <w:jc w:val="both"/>
        <w:rPr>
          <w:rFonts w:ascii="Bell MT" w:hAnsi="Bell MT"/>
        </w:rPr>
      </w:pPr>
      <w:r>
        <w:rPr>
          <w:rFonts w:ascii="Bell MT" w:hAnsi="Bell MT"/>
        </w:rPr>
        <w:t>Maybe that was one of the reasons why I had 232.</w:t>
      </w:r>
    </w:p>
    <w:p w14:paraId="117DC29C">
      <w:pPr>
        <w:pStyle w:val="7"/>
        <w:spacing w:line="273" w:lineRule="auto"/>
        <w:jc w:val="both"/>
        <w:rPr>
          <w:rFonts w:ascii="Bell MT" w:hAnsi="Bell MT"/>
        </w:rPr>
      </w:pPr>
      <w:r>
        <w:rPr>
          <w:rFonts w:ascii="Bell MT" w:hAnsi="Bell MT"/>
        </w:rPr>
        <w:t>Then the day of my Post-UTME at UI arrived, and I developed a migraine.</w:t>
      </w:r>
    </w:p>
    <w:p w14:paraId="5FC7CA19">
      <w:pPr>
        <w:pStyle w:val="7"/>
        <w:spacing w:line="273" w:lineRule="auto"/>
        <w:jc w:val="both"/>
        <w:rPr>
          <w:rFonts w:ascii="Bell MT" w:hAnsi="Bell MT"/>
        </w:rPr>
      </w:pPr>
      <w:r>
        <w:rPr>
          <w:rFonts w:ascii="Bell MT" w:hAnsi="Bell MT"/>
        </w:rPr>
        <w:t>Why did that happen?</w:t>
      </w:r>
    </w:p>
    <w:p w14:paraId="75D87438">
      <w:pPr>
        <w:pStyle w:val="7"/>
        <w:spacing w:line="273" w:lineRule="auto"/>
        <w:jc w:val="both"/>
        <w:rPr>
          <w:rFonts w:ascii="Bell MT" w:hAnsi="Bell MT"/>
        </w:rPr>
      </w:pPr>
      <w:r>
        <w:rPr>
          <w:rFonts w:ascii="Bell MT" w:hAnsi="Bell MT"/>
        </w:rPr>
        <w:t>I guess I was under a lot of pressure.</w:t>
      </w:r>
    </w:p>
    <w:p w14:paraId="2CEBE847">
      <w:pPr>
        <w:pStyle w:val="7"/>
        <w:spacing w:line="273" w:lineRule="auto"/>
        <w:jc w:val="both"/>
        <w:rPr>
          <w:rFonts w:ascii="Bell MT" w:hAnsi="Bell MT"/>
        </w:rPr>
      </w:pPr>
      <w:r>
        <w:rPr>
          <w:rFonts w:ascii="Bell MT" w:hAnsi="Bell MT"/>
        </w:rPr>
        <w:t>For one, the school I picked UI was a tough university to get into, and I was really bent on reading everything that was required of me.</w:t>
      </w:r>
    </w:p>
    <w:p w14:paraId="411A91B1">
      <w:pPr>
        <w:pStyle w:val="7"/>
        <w:spacing w:line="273" w:lineRule="auto"/>
        <w:jc w:val="both"/>
        <w:rPr>
          <w:rFonts w:ascii="Bell MT" w:hAnsi="Bell MT"/>
        </w:rPr>
      </w:pPr>
      <w:r>
        <w:rPr>
          <w:rFonts w:ascii="Bell MT" w:hAnsi="Bell MT"/>
        </w:rPr>
        <w:t>Plus, a day before, we had to travel to Ibadan. We had to scout around with other Adamites, and it was really difficult for me to get enough rest.</w:t>
      </w:r>
    </w:p>
    <w:p w14:paraId="2E4C46F0">
      <w:pPr>
        <w:pStyle w:val="7"/>
        <w:spacing w:line="273" w:lineRule="auto"/>
        <w:rPr>
          <w:rFonts w:ascii="Bell MT" w:hAnsi="Bell MT"/>
        </w:rPr>
      </w:pPr>
      <w:r>
        <w:rPr>
          <w:rFonts w:ascii="Bell MT" w:hAnsi="Bell MT"/>
        </w:rPr>
        <w:t>So, on the morning of the exam, my head began to hurt really badly.</w:t>
      </w:r>
    </w:p>
    <w:p w14:paraId="75185048">
      <w:pPr>
        <w:pStyle w:val="7"/>
        <w:spacing w:line="273" w:lineRule="auto"/>
        <w:rPr>
          <w:rFonts w:ascii="Bell MT" w:hAnsi="Bell MT"/>
        </w:rPr>
      </w:pPr>
      <w:r>
        <w:rPr>
          <w:rFonts w:ascii="Bell MT" w:hAnsi="Bell MT"/>
        </w:rPr>
        <w:t>Then I started crying because, first, I had a tough paper-based examination to write, and my headache wasn’t helping matters.</w:t>
      </w:r>
    </w:p>
    <w:p w14:paraId="591FE203">
      <w:pPr>
        <w:pStyle w:val="7"/>
        <w:spacing w:line="273" w:lineRule="auto"/>
        <w:rPr>
          <w:rFonts w:ascii="Bell MT" w:hAnsi="Bell MT"/>
        </w:rPr>
      </w:pPr>
      <w:r>
        <w:rPr>
          <w:rFonts w:ascii="Bell MT" w:hAnsi="Bell MT"/>
        </w:rPr>
        <w:t>I was given some medication and water.</w:t>
      </w:r>
    </w:p>
    <w:p w14:paraId="03447A1A">
      <w:pPr>
        <w:pStyle w:val="7"/>
        <w:spacing w:line="273" w:lineRule="auto"/>
        <w:rPr>
          <w:rFonts w:ascii="Bell MT" w:hAnsi="Bell MT"/>
        </w:rPr>
      </w:pPr>
      <w:r>
        <w:rPr>
          <w:rFonts w:ascii="Bell MT" w:hAnsi="Bell MT"/>
        </w:rPr>
        <w:t>I remember crying that morning. On the way to get paracetamol, I met two UI students who made sure I was a bit calm.</w:t>
      </w:r>
    </w:p>
    <w:p w14:paraId="6C327047">
      <w:pPr>
        <w:pStyle w:val="7"/>
        <w:spacing w:line="273" w:lineRule="auto"/>
        <w:rPr>
          <w:rFonts w:ascii="Bell MT" w:hAnsi="Bell MT"/>
        </w:rPr>
      </w:pPr>
      <w:r>
        <w:rPr>
          <w:rFonts w:ascii="Bell MT" w:hAnsi="Bell MT"/>
        </w:rPr>
        <w:t>May Allah bless them.</w:t>
      </w:r>
    </w:p>
    <w:p w14:paraId="4F960833">
      <w:pPr>
        <w:pStyle w:val="7"/>
        <w:spacing w:line="273" w:lineRule="auto"/>
        <w:rPr>
          <w:rFonts w:ascii="Bell MT" w:hAnsi="Bell MT"/>
        </w:rPr>
      </w:pPr>
      <w:r>
        <w:rPr>
          <w:rFonts w:ascii="Bell MT" w:hAnsi="Bell MT"/>
        </w:rPr>
        <w:t>After I took the medication, I sat for my paper-based examination.</w:t>
      </w:r>
    </w:p>
    <w:p w14:paraId="6AC1CF7E">
      <w:pPr>
        <w:pStyle w:val="7"/>
        <w:spacing w:line="273" w:lineRule="auto"/>
        <w:rPr>
          <w:rFonts w:ascii="Bell MT" w:hAnsi="Bell MT"/>
        </w:rPr>
      </w:pPr>
      <w:r>
        <w:rPr>
          <w:rFonts w:ascii="Bell MT" w:hAnsi="Bell MT"/>
        </w:rPr>
        <w:t xml:space="preserve">And when the results came out, I had </w:t>
      </w:r>
      <w:r>
        <w:rPr>
          <w:rStyle w:val="15"/>
          <w:rFonts w:ascii="Bell MT" w:hAnsi="Bell MT"/>
        </w:rPr>
        <w:t>48%!</w:t>
      </w:r>
    </w:p>
    <w:p w14:paraId="3D3037A1">
      <w:pPr>
        <w:pStyle w:val="7"/>
        <w:spacing w:line="273" w:lineRule="auto"/>
        <w:rPr>
          <w:rFonts w:ascii="Bell MT" w:hAnsi="Bell MT"/>
        </w:rPr>
      </w:pPr>
      <w:r>
        <w:rPr>
          <w:rFonts w:ascii="Bell MT" w:hAnsi="Bell MT"/>
        </w:rPr>
        <w:t>I wasn’t even pained because of the result itself.</w:t>
      </w:r>
    </w:p>
    <w:p w14:paraId="5E3579DD">
      <w:pPr>
        <w:pStyle w:val="7"/>
        <w:spacing w:line="273" w:lineRule="auto"/>
        <w:rPr>
          <w:rFonts w:ascii="Bell MT" w:hAnsi="Bell MT"/>
        </w:rPr>
      </w:pPr>
      <w:r>
        <w:rPr>
          <w:rFonts w:ascii="Bell MT" w:hAnsi="Bell MT"/>
        </w:rPr>
        <w:t>I was pained by the way the news was broken to me.</w:t>
      </w:r>
    </w:p>
    <w:p w14:paraId="5149D0C7">
      <w:pPr>
        <w:pStyle w:val="7"/>
        <w:spacing w:line="273" w:lineRule="auto"/>
        <w:rPr>
          <w:rFonts w:ascii="Bell MT" w:hAnsi="Bell MT"/>
        </w:rPr>
      </w:pPr>
      <w:r>
        <w:rPr>
          <w:rFonts w:ascii="Bell MT" w:hAnsi="Bell MT"/>
        </w:rPr>
        <w:t>I was asleep when my mum came to tell me that Uncle Ayo had checked my grades and that I had scored 48%.</w:t>
      </w:r>
    </w:p>
    <w:p w14:paraId="38F6F867">
      <w:pPr>
        <w:pStyle w:val="7"/>
        <w:spacing w:line="273" w:lineRule="auto"/>
        <w:rPr>
          <w:rFonts w:ascii="Bell MT" w:hAnsi="Bell MT"/>
          <w:b/>
          <w:bCs/>
        </w:rPr>
      </w:pPr>
      <w:r>
        <w:rPr>
          <w:rFonts w:ascii="Bell MT" w:hAnsi="Bell MT"/>
        </w:rPr>
        <w:t xml:space="preserve">In my head, I was like, </w:t>
      </w:r>
      <w:r>
        <w:rPr>
          <w:rFonts w:ascii="Bell MT" w:hAnsi="Bell MT"/>
          <w:b/>
          <w:bCs/>
        </w:rPr>
        <w:t>“They should have just allowed me to check it myself.”</w:t>
      </w:r>
    </w:p>
    <w:p w14:paraId="5F3A3034">
      <w:pPr>
        <w:pStyle w:val="7"/>
        <w:spacing w:line="273" w:lineRule="auto"/>
        <w:rPr>
          <w:rFonts w:ascii="Bell MT" w:hAnsi="Bell MT"/>
          <w:b/>
          <w:bCs/>
        </w:rPr>
      </w:pPr>
      <w:r>
        <w:rPr>
          <w:rFonts w:ascii="Bell MT" w:hAnsi="Bell MT"/>
          <w:b/>
          <w:bCs/>
        </w:rPr>
        <w:t>But I guess it was out of great concern that he quickly checked it.</w:t>
      </w:r>
    </w:p>
    <w:p w14:paraId="4358E9E6">
      <w:pPr>
        <w:pStyle w:val="7"/>
        <w:spacing w:line="273" w:lineRule="auto"/>
        <w:rPr>
          <w:rFonts w:ascii="Bell MT" w:hAnsi="Bell MT"/>
        </w:rPr>
      </w:pPr>
      <w:r>
        <w:rPr>
          <w:rFonts w:ascii="Bell MT" w:hAnsi="Bell MT"/>
        </w:rPr>
        <w:t>This was in 2019.</w:t>
      </w:r>
    </w:p>
    <w:p w14:paraId="0BEDBB22">
      <w:pPr>
        <w:pStyle w:val="7"/>
        <w:spacing w:line="273" w:lineRule="auto"/>
        <w:rPr>
          <w:rFonts w:ascii="Bell MT" w:hAnsi="Bell MT"/>
        </w:rPr>
      </w:pPr>
      <w:r>
        <w:rPr>
          <w:rFonts w:ascii="Bell MT" w:hAnsi="Bell MT"/>
        </w:rPr>
        <w:t>I got stuck.</w:t>
      </w:r>
    </w:p>
    <w:p w14:paraId="13394451">
      <w:pPr>
        <w:pStyle w:val="7"/>
        <w:spacing w:line="273" w:lineRule="auto"/>
        <w:rPr>
          <w:rFonts w:ascii="Bell MT" w:hAnsi="Bell MT"/>
        </w:rPr>
      </w:pPr>
      <w:r>
        <w:rPr>
          <w:rFonts w:ascii="Bell MT" w:hAnsi="Bell MT"/>
        </w:rPr>
        <w:t>My mum was sitting at the edge of my bed, thinking, “What are we going to do now?”</w:t>
      </w:r>
    </w:p>
    <w:p w14:paraId="0F45B0B9">
      <w:pPr>
        <w:pStyle w:val="7"/>
        <w:spacing w:line="273" w:lineRule="auto"/>
        <w:rPr>
          <w:rFonts w:ascii="Bell MT" w:hAnsi="Bell MT"/>
        </w:rPr>
      </w:pPr>
      <w:r>
        <w:rPr>
          <w:rFonts w:ascii="Bell MT" w:hAnsi="Bell MT"/>
        </w:rPr>
        <w:t>I was lost because, before you could even gain admission into UI, you needed to have at least 50% in their Post-UTME.</w:t>
      </w:r>
    </w:p>
    <w:p w14:paraId="66596011">
      <w:pPr>
        <w:pStyle w:val="7"/>
        <w:spacing w:line="273" w:lineRule="auto"/>
        <w:rPr>
          <w:rFonts w:ascii="Bell MT" w:hAnsi="Bell MT"/>
        </w:rPr>
      </w:pPr>
      <w:r>
        <w:rPr>
          <w:rFonts w:ascii="Bell MT" w:hAnsi="Bell MT"/>
        </w:rPr>
        <w:t>I was stuck.</w:t>
      </w:r>
    </w:p>
    <w:p w14:paraId="4AB627AA">
      <w:pPr>
        <w:pStyle w:val="7"/>
        <w:spacing w:line="273" w:lineRule="auto"/>
        <w:rPr>
          <w:rFonts w:ascii="Bell MT" w:hAnsi="Bell MT"/>
        </w:rPr>
      </w:pPr>
      <w:r>
        <w:rPr>
          <w:rFonts w:ascii="Bell MT" w:hAnsi="Bell MT"/>
        </w:rPr>
        <w:t>I was lost.</w:t>
      </w:r>
    </w:p>
    <w:p w14:paraId="7F6F77AD">
      <w:pPr>
        <w:pStyle w:val="7"/>
        <w:spacing w:line="273" w:lineRule="auto"/>
        <w:rPr>
          <w:rFonts w:ascii="Bell MT" w:hAnsi="Bell MT"/>
        </w:rPr>
      </w:pPr>
      <w:r>
        <w:rPr>
          <w:rFonts w:ascii="Bell MT" w:hAnsi="Bell MT"/>
        </w:rPr>
        <w:t>I was devastated.</w:t>
      </w:r>
    </w:p>
    <w:p w14:paraId="4750C514">
      <w:pPr>
        <w:pStyle w:val="7"/>
        <w:spacing w:line="273" w:lineRule="auto"/>
        <w:rPr>
          <w:rFonts w:ascii="Bell MT" w:hAnsi="Bell MT"/>
        </w:rPr>
      </w:pPr>
      <w:r>
        <w:rPr>
          <w:rFonts w:ascii="Bell MT" w:hAnsi="Bell MT"/>
        </w:rPr>
        <w:t>I was extremely sad.</w:t>
      </w:r>
    </w:p>
    <w:p w14:paraId="31C3666D">
      <w:pPr>
        <w:pStyle w:val="7"/>
        <w:spacing w:line="273" w:lineRule="auto"/>
        <w:rPr>
          <w:rFonts w:ascii="Bell MT" w:hAnsi="Bell MT"/>
        </w:rPr>
      </w:pPr>
      <w:r>
        <w:rPr>
          <w:rFonts w:ascii="Bell MT" w:hAnsi="Bell MT"/>
        </w:rPr>
        <w:t>Plus, I still had the migraine.</w:t>
      </w:r>
    </w:p>
    <w:p w14:paraId="7F525BA4">
      <w:pPr>
        <w:pStyle w:val="7"/>
        <w:spacing w:line="273" w:lineRule="auto"/>
        <w:rPr>
          <w:rFonts w:ascii="Bell MT" w:hAnsi="Bell MT"/>
        </w:rPr>
      </w:pPr>
      <w:r>
        <w:rPr>
          <w:rFonts w:ascii="Bell MT" w:hAnsi="Bell MT"/>
        </w:rPr>
        <w:t>Then I flipped through my books to see just how obsessed I was with Physiotherapy.</w:t>
      </w:r>
    </w:p>
    <w:p w14:paraId="0348466D">
      <w:pPr>
        <w:pStyle w:val="7"/>
        <w:spacing w:line="273" w:lineRule="auto"/>
        <w:rPr>
          <w:rFonts w:ascii="Bell MT" w:hAnsi="Bell MT"/>
        </w:rPr>
      </w:pPr>
      <w:r>
        <w:rPr>
          <w:rFonts w:ascii="Bell MT" w:hAnsi="Bell MT"/>
        </w:rPr>
        <w:t>I had even learnt the general anthem to keep myself happy and busy.</w:t>
      </w:r>
    </w:p>
    <w:p w14:paraId="42C76FAA">
      <w:pPr>
        <w:pStyle w:val="7"/>
        <w:spacing w:line="273" w:lineRule="auto"/>
        <w:rPr>
          <w:rFonts w:ascii="Bell MT" w:hAnsi="Bell MT"/>
        </w:rPr>
      </w:pPr>
      <w:r>
        <w:rPr>
          <w:rFonts w:ascii="Bell MT" w:hAnsi="Bell MT"/>
        </w:rPr>
        <w:t xml:space="preserve">In my mind, it’s, </w:t>
      </w:r>
      <w:r>
        <w:rPr>
          <w:rStyle w:val="15"/>
          <w:rFonts w:ascii="Bell MT" w:hAnsi="Bell MT"/>
        </w:rPr>
        <w:t>“Physiotherapy or Nothing.”</w:t>
      </w:r>
    </w:p>
    <w:p w14:paraId="7CB2A4A4">
      <w:pPr>
        <w:pStyle w:val="7"/>
        <w:spacing w:line="273" w:lineRule="auto"/>
        <w:rPr>
          <w:rFonts w:ascii="Bell MT" w:hAnsi="Bell MT"/>
        </w:rPr>
      </w:pPr>
      <w:r>
        <w:rPr>
          <w:rFonts w:ascii="Bell MT" w:hAnsi="Bell MT"/>
        </w:rPr>
        <w:t xml:space="preserve">I had written </w:t>
      </w:r>
      <w:r>
        <w:rPr>
          <w:rStyle w:val="15"/>
          <w:rFonts w:ascii="Bell MT" w:hAnsi="Bell MT"/>
        </w:rPr>
        <w:t>“Physiotherapist Roqeebah”</w:t>
      </w:r>
      <w:r>
        <w:rPr>
          <w:rFonts w:ascii="Bell MT" w:hAnsi="Bell MT"/>
        </w:rPr>
        <w:t xml:space="preserve"> on almost every corner of my tutorial book.</w:t>
      </w:r>
    </w:p>
    <w:p w14:paraId="7F32177E">
      <w:pPr>
        <w:pStyle w:val="7"/>
        <w:spacing w:line="273" w:lineRule="auto"/>
        <w:rPr>
          <w:rFonts w:ascii="Bell MT" w:hAnsi="Bell MT"/>
        </w:rPr>
      </w:pPr>
      <w:r>
        <w:rPr>
          <w:rFonts w:ascii="Bell MT" w:hAnsi="Bell MT"/>
        </w:rPr>
        <w:t>You can imagine how sad I felt not getting it.</w:t>
      </w:r>
    </w:p>
    <w:p w14:paraId="43B11CA9">
      <w:pPr>
        <w:pStyle w:val="7"/>
        <w:spacing w:line="273" w:lineRule="auto"/>
        <w:rPr>
          <w:rFonts w:ascii="Bell MT" w:hAnsi="Bell MT"/>
        </w:rPr>
      </w:pPr>
      <w:r>
        <w:rPr>
          <w:rFonts w:ascii="Bell MT" w:hAnsi="Bell MT"/>
        </w:rPr>
        <w:t>Very sad.</w:t>
      </w:r>
    </w:p>
    <w:p w14:paraId="0454F60C">
      <w:pPr>
        <w:pStyle w:val="7"/>
        <w:rPr>
          <w:rFonts w:ascii="Bell MT" w:hAnsi="Bell MT"/>
        </w:rPr>
      </w:pPr>
      <w:r>
        <w:rPr>
          <w:rFonts w:ascii="Bell MT" w:hAnsi="Bell MT"/>
        </w:rPr>
        <w:t>Nevertheless, I kept moving.</w:t>
      </w:r>
    </w:p>
    <w:p w14:paraId="360468DD">
      <w:pPr>
        <w:pStyle w:val="7"/>
        <w:rPr>
          <w:rFonts w:ascii="Bell MT" w:hAnsi="Bell MT"/>
        </w:rPr>
      </w:pPr>
      <w:r>
        <w:rPr>
          <w:rFonts w:ascii="Bell MT" w:hAnsi="Bell MT"/>
        </w:rPr>
        <w:t>That was when I decided to sit for my first-ever intentional examination: IELTS. My aunt, Dr. Ajoke Onigbanjo’s friend, Dr. Kariah, suggested that I attend Erudite Millennium in Omole phase 1. It was there that I met tutors like Mentor Mo and Mr. Martins, who taught me very well and helped me prepare for the examination.</w:t>
      </w:r>
    </w:p>
    <w:p w14:paraId="6B1E9BF6">
      <w:pPr>
        <w:pStyle w:val="7"/>
        <w:rPr>
          <w:rFonts w:ascii="Bell MT" w:hAnsi="Bell MT"/>
        </w:rPr>
      </w:pPr>
      <w:r>
        <w:rPr>
          <w:rFonts w:ascii="Bell MT" w:hAnsi="Bell MT"/>
        </w:rPr>
        <w:t>I had considered taking the SAT, but I wasn't particularly interested because I it involved Mathematics, a subject I struggled with at the time.</w:t>
      </w:r>
    </w:p>
    <w:p w14:paraId="7CDA1DB7">
      <w:pPr>
        <w:pStyle w:val="7"/>
        <w:rPr>
          <w:rFonts w:ascii="Bell MT" w:hAnsi="Bell MT"/>
        </w:rPr>
      </w:pPr>
      <w:r>
        <w:rPr>
          <w:rFonts w:ascii="Bell MT" w:hAnsi="Bell MT"/>
        </w:rPr>
        <w:t>So, I focused on IELTS, sat for the examination, and passed.</w:t>
      </w:r>
    </w:p>
    <w:p w14:paraId="4CFDFDB6">
      <w:pPr>
        <w:pStyle w:val="7"/>
        <w:spacing w:line="273" w:lineRule="auto"/>
        <w:rPr>
          <w:rFonts w:ascii="Bell MT" w:hAnsi="Bell MT"/>
        </w:rPr>
      </w:pPr>
      <w:r>
        <w:rPr>
          <w:rFonts w:ascii="Bell MT" w:hAnsi="Bell MT"/>
        </w:rPr>
        <w:t>But the finances were way above our budget, so I had to forfeit it.</w:t>
      </w:r>
    </w:p>
    <w:p w14:paraId="78F9D09A">
      <w:pPr>
        <w:pStyle w:val="7"/>
        <w:spacing w:line="273" w:lineRule="auto"/>
        <w:rPr>
          <w:rFonts w:ascii="Bell MT" w:hAnsi="Bell MT"/>
        </w:rPr>
      </w:pPr>
      <w:r>
        <w:rPr>
          <w:rFonts w:ascii="Bell MT" w:hAnsi="Bell MT"/>
        </w:rPr>
        <w:t>I had to let go of another examination.</w:t>
      </w:r>
    </w:p>
    <w:p w14:paraId="05B8F37F">
      <w:pPr>
        <w:pStyle w:val="7"/>
        <w:spacing w:line="273" w:lineRule="auto"/>
        <w:rPr>
          <w:rFonts w:ascii="Bell MT" w:hAnsi="Bell MT"/>
        </w:rPr>
      </w:pPr>
      <w:r>
        <w:rPr>
          <w:rFonts w:ascii="Bell MT" w:hAnsi="Bell MT"/>
        </w:rPr>
        <w:t>Making five so far, right?</w:t>
      </w:r>
    </w:p>
    <w:p w14:paraId="6E064E14">
      <w:pPr>
        <w:pStyle w:val="7"/>
        <w:spacing w:line="273" w:lineRule="auto"/>
        <w:rPr>
          <w:rFonts w:ascii="Bell MT" w:hAnsi="Bell MT"/>
        </w:rPr>
      </w:pPr>
      <w:r>
        <w:rPr>
          <w:rFonts w:ascii="Bell MT" w:hAnsi="Bell MT"/>
        </w:rPr>
        <w:t>Three UTME examinations.</w:t>
      </w:r>
    </w:p>
    <w:p w14:paraId="396F47B5">
      <w:pPr>
        <w:pStyle w:val="7"/>
        <w:spacing w:line="273" w:lineRule="auto"/>
        <w:rPr>
          <w:rFonts w:ascii="Bell MT" w:hAnsi="Bell MT"/>
        </w:rPr>
      </w:pPr>
      <w:r>
        <w:rPr>
          <w:rFonts w:ascii="Bell MT" w:hAnsi="Bell MT"/>
        </w:rPr>
        <w:t>One Post-UTME.</w:t>
      </w:r>
    </w:p>
    <w:p w14:paraId="215A2479">
      <w:pPr>
        <w:pStyle w:val="7"/>
        <w:spacing w:line="273" w:lineRule="auto"/>
        <w:rPr>
          <w:rFonts w:ascii="Bell MT" w:hAnsi="Bell MT"/>
        </w:rPr>
      </w:pPr>
      <w:r>
        <w:rPr>
          <w:rFonts w:ascii="Bell MT" w:hAnsi="Bell MT"/>
        </w:rPr>
        <w:t>One IELTS.</w:t>
      </w:r>
    </w:p>
    <w:p w14:paraId="26B3F2C7">
      <w:pPr>
        <w:pStyle w:val="7"/>
        <w:spacing w:line="273" w:lineRule="auto"/>
        <w:rPr>
          <w:rFonts w:ascii="Bell MT" w:hAnsi="Bell MT"/>
        </w:rPr>
      </w:pPr>
      <w:r>
        <w:rPr>
          <w:rFonts w:ascii="Bell MT" w:hAnsi="Bell MT"/>
        </w:rPr>
        <w:t>This was tough.</w:t>
      </w:r>
    </w:p>
    <w:p w14:paraId="047F657B">
      <w:pPr>
        <w:pStyle w:val="7"/>
        <w:spacing w:line="273" w:lineRule="auto"/>
        <w:rPr>
          <w:rFonts w:ascii="Bell MT" w:hAnsi="Bell MT"/>
        </w:rPr>
      </w:pPr>
      <w:r>
        <w:rPr>
          <w:rFonts w:ascii="Bell MT" w:hAnsi="Bell MT"/>
        </w:rPr>
        <w:t>Mind you, I was also trying to wrap up my cosmetology school during this period.</w:t>
      </w:r>
    </w:p>
    <w:p w14:paraId="1FBA9E7A">
      <w:pPr>
        <w:pStyle w:val="7"/>
        <w:spacing w:line="273" w:lineRule="auto"/>
        <w:rPr>
          <w:rFonts w:ascii="Bell MT" w:hAnsi="Bell MT"/>
        </w:rPr>
      </w:pPr>
      <w:r>
        <w:rPr>
          <w:rFonts w:ascii="Bell MT" w:hAnsi="Bell MT"/>
        </w:rPr>
        <w:t xml:space="preserve">It was </w:t>
      </w:r>
      <w:r>
        <w:rPr>
          <w:rStyle w:val="15"/>
          <w:rFonts w:ascii="Bell MT" w:hAnsi="Bell MT"/>
        </w:rPr>
        <w:t>DAUNTING</w:t>
      </w:r>
      <w:r>
        <w:rPr>
          <w:rFonts w:ascii="Bell MT" w:hAnsi="Bell MT"/>
        </w:rPr>
        <w:t>.</w:t>
      </w:r>
    </w:p>
    <w:p w14:paraId="53DA9AA4">
      <w:pPr>
        <w:pStyle w:val="7"/>
        <w:spacing w:line="273" w:lineRule="auto"/>
        <w:rPr>
          <w:rFonts w:ascii="Bell MT" w:hAnsi="Bell MT"/>
        </w:rPr>
      </w:pPr>
      <w:r>
        <w:rPr>
          <w:rFonts w:ascii="Bell MT" w:hAnsi="Bell MT"/>
        </w:rPr>
        <w:t>But I give Allah all the glory.</w:t>
      </w:r>
      <w:r>
        <w:rPr>
          <w:rFonts w:ascii="Bell MT" w:hAnsi="Bell MT"/>
          <w:b/>
          <w:bCs/>
        </w:rPr>
        <w:t xml:space="preserve"> </w:t>
      </w:r>
    </w:p>
    <w:p w14:paraId="0D770EAC">
      <w:pPr>
        <w:jc w:val="center"/>
        <w:rPr>
          <w:rFonts w:ascii="Bell MT" w:hAnsi="Bell MT" w:cs="Times New Roman"/>
          <w:b/>
          <w:bCs/>
          <w:sz w:val="24"/>
          <w:szCs w:val="24"/>
        </w:rPr>
      </w:pPr>
    </w:p>
    <w:p w14:paraId="69AD9105">
      <w:pPr>
        <w:jc w:val="center"/>
        <w:rPr>
          <w:rFonts w:ascii="Bell MT" w:hAnsi="Bell MT" w:cs="Times New Roman"/>
          <w:b/>
          <w:bCs/>
          <w:sz w:val="24"/>
          <w:szCs w:val="24"/>
        </w:rPr>
      </w:pPr>
      <w:r>
        <w:rPr>
          <w:rFonts w:ascii="Bell MT" w:hAnsi="Bell MT" w:cs="Times New Roman"/>
          <w:b/>
          <w:bCs/>
          <w:sz w:val="24"/>
          <w:szCs w:val="24"/>
        </w:rPr>
        <w:t>CHAPTER FOUR</w:t>
      </w:r>
    </w:p>
    <w:p w14:paraId="7892745E">
      <w:pPr>
        <w:jc w:val="center"/>
        <w:rPr>
          <w:rFonts w:ascii="Bell MT" w:hAnsi="Bell MT" w:cs="Times New Roman"/>
          <w:b/>
          <w:bCs/>
          <w:sz w:val="24"/>
          <w:szCs w:val="24"/>
        </w:rPr>
      </w:pPr>
      <w:r>
        <w:rPr>
          <w:rFonts w:ascii="Bell MT" w:hAnsi="Bell MT" w:cs="Times New Roman"/>
          <w:b/>
          <w:bCs/>
          <w:sz w:val="24"/>
          <w:szCs w:val="24"/>
        </w:rPr>
        <w:t>MY COVID SEASON AND MY 2ND RETURN TO ADAMS COLLEGE</w:t>
      </w:r>
    </w:p>
    <w:p w14:paraId="4B01904A">
      <w:pPr>
        <w:pStyle w:val="7"/>
        <w:spacing w:line="273" w:lineRule="auto"/>
        <w:jc w:val="both"/>
        <w:rPr>
          <w:rFonts w:ascii="Bell MT" w:hAnsi="Bell MT"/>
        </w:rPr>
      </w:pPr>
      <w:r>
        <w:rPr>
          <w:rFonts w:ascii="Bell MT" w:hAnsi="Bell MT"/>
        </w:rPr>
        <w:t>After my IELTS exams and the total completion of my cosmetology school, I had to move back to Adams College for the second time, and that was my fourth UTME attempt.</w:t>
      </w:r>
    </w:p>
    <w:p w14:paraId="7A487090">
      <w:pPr>
        <w:pStyle w:val="7"/>
        <w:spacing w:line="273" w:lineRule="auto"/>
        <w:jc w:val="both"/>
        <w:rPr>
          <w:rFonts w:ascii="Bell MT" w:hAnsi="Bell MT"/>
        </w:rPr>
      </w:pPr>
      <w:r>
        <w:rPr>
          <w:rFonts w:ascii="Bell MT" w:hAnsi="Bell MT"/>
        </w:rPr>
        <w:t>After IVC that year, I was so determined to pass my UTME examination. I picked UNILORIN this time, with the hope that once I sat for the exam, got good grades, and did everything right, I would finally get admitted.</w:t>
      </w:r>
    </w:p>
    <w:p w14:paraId="4DBD4DA1">
      <w:pPr>
        <w:pStyle w:val="7"/>
        <w:spacing w:line="273" w:lineRule="auto"/>
        <w:jc w:val="both"/>
        <w:rPr>
          <w:rFonts w:ascii="Bell MT" w:hAnsi="Bell MT"/>
        </w:rPr>
      </w:pPr>
      <w:r>
        <w:rPr>
          <w:rFonts w:ascii="Bell MT" w:hAnsi="Bell MT"/>
        </w:rPr>
        <w:t>But life had other plans.</w:t>
      </w:r>
    </w:p>
    <w:p w14:paraId="7014BBF2">
      <w:pPr>
        <w:pStyle w:val="7"/>
        <w:spacing w:line="273" w:lineRule="auto"/>
        <w:jc w:val="both"/>
        <w:rPr>
          <w:rFonts w:ascii="Bell MT" w:hAnsi="Bell MT"/>
        </w:rPr>
      </w:pPr>
      <w:r>
        <w:rPr>
          <w:rFonts w:ascii="Bell MT" w:hAnsi="Bell MT"/>
        </w:rPr>
        <w:t>There was a total lockdown due to the COVID-19 pandemic that occurred that year.</w:t>
      </w:r>
    </w:p>
    <w:p w14:paraId="3E91B80C">
      <w:pPr>
        <w:pStyle w:val="7"/>
        <w:spacing w:line="273" w:lineRule="auto"/>
        <w:jc w:val="both"/>
        <w:rPr>
          <w:rFonts w:ascii="Bell MT" w:hAnsi="Bell MT"/>
        </w:rPr>
      </w:pPr>
      <w:r>
        <w:rPr>
          <w:rFonts w:ascii="Bell MT" w:hAnsi="Bell MT"/>
        </w:rPr>
        <w:t>After my JAMB lessons at Adams College in 2020, I sat for the UTME examination. When I heard the results were out, I was scared, I knew I had to inform (RAD), Ustadh Miftahudeen Odeyinka, who has been really instrumental to my growth, from my days at Adams College till today.</w:t>
      </w:r>
    </w:p>
    <w:p w14:paraId="278A3775">
      <w:pPr>
        <w:pStyle w:val="7"/>
        <w:spacing w:line="273" w:lineRule="auto"/>
        <w:jc w:val="both"/>
        <w:rPr>
          <w:rFonts w:ascii="Bell MT" w:hAnsi="Bell MT"/>
        </w:rPr>
      </w:pPr>
      <w:r>
        <w:rPr>
          <w:rFonts w:ascii="Bell MT" w:hAnsi="Bell MT"/>
        </w:rPr>
        <w:t>Ustadh Miftahudeen monitored my progress and ensured that while I was focused on university, He made sure I didn’t lose focus on other important aspects of my life. He was also instrumental to my going back to Madrasah. He informed me about Mumtiah Madrasah, where I started learning my Arabic studies.</w:t>
      </w:r>
    </w:p>
    <w:p w14:paraId="199BE44A">
      <w:pPr>
        <w:spacing w:after="100" w:afterAutospacing="1"/>
        <w:jc w:val="both"/>
        <w:rPr>
          <w:rFonts w:ascii="Bell MT" w:hAnsi="Bell MT" w:cs="Times New Roman"/>
          <w:sz w:val="24"/>
          <w:szCs w:val="24"/>
        </w:rPr>
      </w:pPr>
      <w:r>
        <w:rPr>
          <w:rFonts w:ascii="Bell MT" w:hAnsi="Bell MT" w:cs="Times New Roman"/>
          <w:sz w:val="24"/>
          <w:szCs w:val="24"/>
        </w:rPr>
        <w:t>Sometimes, he even went as far as rewarding me for my hard work in university. He would send me money while I was in school as a means of encouragement.</w:t>
      </w:r>
    </w:p>
    <w:p w14:paraId="15E81346">
      <w:pPr>
        <w:pStyle w:val="7"/>
        <w:spacing w:line="273" w:lineRule="auto"/>
        <w:jc w:val="both"/>
        <w:rPr>
          <w:rFonts w:ascii="Bell MT" w:hAnsi="Bell MT"/>
        </w:rPr>
      </w:pPr>
      <w:r>
        <w:rPr>
          <w:rFonts w:ascii="Bell MT" w:hAnsi="Bell MT"/>
        </w:rPr>
        <w:t>May Allah SWT bless him and be with him and his wonderful wife, Dr. Fatimah Adubiaro. She was the Best Graduating Student of her set, and she’s also an Ustadha with lots of Islamic knowledge.</w:t>
      </w:r>
    </w:p>
    <w:p w14:paraId="29FDF483">
      <w:pPr>
        <w:pStyle w:val="7"/>
        <w:spacing w:line="273" w:lineRule="auto"/>
        <w:jc w:val="both"/>
        <w:rPr>
          <w:rFonts w:ascii="Bell MT" w:hAnsi="Bell MT"/>
        </w:rPr>
      </w:pPr>
      <w:r>
        <w:rPr>
          <w:rFonts w:ascii="Bell MT" w:hAnsi="Bell MT"/>
        </w:rPr>
        <w:t>During my university days, she was one of the people I admired. Anytime I lacked motivation, I’d just search up her name and keep reading about her until I got my motivation back.</w:t>
      </w:r>
    </w:p>
    <w:p w14:paraId="2B89916B">
      <w:pPr>
        <w:pStyle w:val="7"/>
        <w:spacing w:line="273" w:lineRule="auto"/>
        <w:jc w:val="both"/>
        <w:rPr>
          <w:rFonts w:ascii="Bell MT" w:hAnsi="Bell MT"/>
        </w:rPr>
      </w:pPr>
      <w:r>
        <w:rPr>
          <w:rFonts w:ascii="Bell MT" w:hAnsi="Bell MT"/>
        </w:rPr>
        <w:t>May Allah SWT bless the both of them and make their children the coolness of their eyes.</w:t>
      </w:r>
    </w:p>
    <w:p w14:paraId="2F3B6793">
      <w:pPr>
        <w:pStyle w:val="7"/>
        <w:spacing w:line="273" w:lineRule="auto"/>
        <w:jc w:val="both"/>
        <w:rPr>
          <w:rFonts w:ascii="Bell MT" w:hAnsi="Bell MT"/>
        </w:rPr>
      </w:pPr>
      <w:r>
        <w:rPr>
          <w:rFonts w:ascii="Bell MT" w:hAnsi="Bell MT"/>
        </w:rPr>
        <w:t>Eventually, I gathered the courage to check my result.</w:t>
      </w:r>
    </w:p>
    <w:p w14:paraId="509FE8C1">
      <w:pPr>
        <w:pStyle w:val="7"/>
        <w:spacing w:line="273" w:lineRule="auto"/>
        <w:jc w:val="both"/>
        <w:rPr>
          <w:rFonts w:ascii="Bell MT" w:hAnsi="Bell MT"/>
        </w:rPr>
      </w:pPr>
      <w:r>
        <w:rPr>
          <w:rFonts w:ascii="Bell MT" w:hAnsi="Bell MT"/>
        </w:rPr>
        <w:t xml:space="preserve">And I saw that I got </w:t>
      </w:r>
      <w:r>
        <w:rPr>
          <w:rStyle w:val="15"/>
          <w:rFonts w:ascii="Bell MT" w:hAnsi="Bell MT"/>
        </w:rPr>
        <w:t>257 in UTME.</w:t>
      </w:r>
    </w:p>
    <w:p w14:paraId="3AFA124D">
      <w:pPr>
        <w:pStyle w:val="7"/>
        <w:spacing w:line="273" w:lineRule="auto"/>
        <w:jc w:val="both"/>
        <w:rPr>
          <w:rFonts w:ascii="Bell MT" w:hAnsi="Bell MT"/>
        </w:rPr>
      </w:pPr>
      <w:r>
        <w:rPr>
          <w:rFonts w:ascii="Bell MT" w:hAnsi="Bell MT"/>
        </w:rPr>
        <w:t>I was surprised and grateful because my trajectory in UTME was just rising.</w:t>
      </w:r>
    </w:p>
    <w:p w14:paraId="24E72A83">
      <w:pPr>
        <w:pStyle w:val="7"/>
        <w:spacing w:line="273" w:lineRule="auto"/>
        <w:rPr>
          <w:rFonts w:ascii="Bell MT" w:hAnsi="Bell MT"/>
        </w:rPr>
      </w:pPr>
      <w:r>
        <w:rPr>
          <w:rFonts w:ascii="Bell MT" w:hAnsi="Bell MT"/>
        </w:rPr>
        <w:t>From 180, 198, 235 and now, 257.</w:t>
      </w:r>
    </w:p>
    <w:p w14:paraId="79187EDB">
      <w:pPr>
        <w:pStyle w:val="7"/>
        <w:spacing w:line="273" w:lineRule="auto"/>
        <w:rPr>
          <w:rFonts w:ascii="Bell MT" w:hAnsi="Bell MT"/>
        </w:rPr>
      </w:pPr>
      <w:r>
        <w:rPr>
          <w:rFonts w:ascii="Bell MT" w:hAnsi="Bell MT"/>
        </w:rPr>
        <w:t>Four UTME attempts, and I kept getting better.</w:t>
      </w:r>
    </w:p>
    <w:p w14:paraId="3DD4A546">
      <w:pPr>
        <w:pStyle w:val="7"/>
        <w:spacing w:line="273" w:lineRule="auto"/>
        <w:rPr>
          <w:rFonts w:ascii="Bell MT" w:hAnsi="Bell MT"/>
        </w:rPr>
      </w:pPr>
      <w:r>
        <w:rPr>
          <w:rFonts w:ascii="Bell MT" w:hAnsi="Bell MT"/>
        </w:rPr>
        <w:t>So I thought and I had this conviction that I would gain admission into UNILORIN.</w:t>
      </w:r>
    </w:p>
    <w:p w14:paraId="74A39F03">
      <w:pPr>
        <w:pStyle w:val="7"/>
        <w:rPr>
          <w:rFonts w:ascii="Bell MT" w:hAnsi="Bell MT"/>
        </w:rPr>
      </w:pPr>
      <w:r>
        <w:rPr>
          <w:rFonts w:ascii="Bell MT" w:hAnsi="Bell MT"/>
        </w:rPr>
        <w:t>Then COVID-19 happened!!.</w:t>
      </w:r>
    </w:p>
    <w:p w14:paraId="4F371A98">
      <w:pPr>
        <w:pStyle w:val="7"/>
        <w:spacing w:line="273" w:lineRule="auto"/>
        <w:rPr>
          <w:rFonts w:ascii="Bell MT" w:hAnsi="Bell MT"/>
        </w:rPr>
      </w:pPr>
      <w:r>
        <w:rPr>
          <w:rFonts w:ascii="Bell MT" w:hAnsi="Bell MT"/>
        </w:rPr>
        <w:t xml:space="preserve">We had to start preparing for our Post-UTME at Adams College online. I kept reading and motivating myself, telling myself: </w:t>
      </w:r>
      <w:r>
        <w:rPr>
          <w:rStyle w:val="15"/>
          <w:rFonts w:ascii="Bell MT" w:hAnsi="Bell MT"/>
        </w:rPr>
        <w:t xml:space="preserve">It’s Physiotherapy or Nothing. </w:t>
      </w:r>
    </w:p>
    <w:p w14:paraId="518C67D9">
      <w:pPr>
        <w:pStyle w:val="7"/>
        <w:spacing w:line="273" w:lineRule="auto"/>
        <w:rPr>
          <w:rFonts w:ascii="Bell MT" w:hAnsi="Bell MT"/>
        </w:rPr>
      </w:pPr>
      <w:r>
        <w:rPr>
          <w:rFonts w:ascii="Bell MT" w:hAnsi="Bell MT"/>
        </w:rPr>
        <w:t>After the COVID-19 lockdown, we resumed back to Adams College. After a few weeks at Adams, UNILORIN announced that they would be merging two sets together.</w:t>
      </w:r>
    </w:p>
    <w:p w14:paraId="61CDD559">
      <w:pPr>
        <w:pStyle w:val="7"/>
        <w:spacing w:line="273" w:lineRule="auto"/>
        <w:rPr>
          <w:rFonts w:ascii="Bell MT" w:hAnsi="Bell MT"/>
        </w:rPr>
      </w:pPr>
      <w:r>
        <w:rPr>
          <w:rFonts w:ascii="Bell MT" w:hAnsi="Bell MT"/>
        </w:rPr>
        <w:t>They also announced that they wouldn’t be writing Post-UTME that year.</w:t>
      </w:r>
    </w:p>
    <w:p w14:paraId="23C59ED4">
      <w:pPr>
        <w:pStyle w:val="7"/>
        <w:spacing w:line="273" w:lineRule="auto"/>
        <w:rPr>
          <w:rFonts w:ascii="Bell MT" w:hAnsi="Bell MT"/>
        </w:rPr>
      </w:pPr>
      <w:r>
        <w:rPr>
          <w:rFonts w:ascii="Bell MT" w:hAnsi="Bell MT"/>
        </w:rPr>
        <w:t>So I gave it a deep thought.</w:t>
      </w:r>
    </w:p>
    <w:p w14:paraId="269C040B">
      <w:pPr>
        <w:pStyle w:val="7"/>
        <w:spacing w:line="273" w:lineRule="auto"/>
        <w:rPr>
          <w:rFonts w:ascii="Bell MT" w:hAnsi="Bell MT"/>
        </w:rPr>
      </w:pPr>
      <w:r>
        <w:rPr>
          <w:rFonts w:ascii="Bell MT" w:hAnsi="Bell MT"/>
        </w:rPr>
        <w:t>They’d be merging two sets due to COVID, and there would also be no Post-UTME. I guessed it was probably due to the large number of applicants.</w:t>
      </w:r>
    </w:p>
    <w:p w14:paraId="6AD9451D">
      <w:pPr>
        <w:pStyle w:val="7"/>
        <w:spacing w:line="273" w:lineRule="auto"/>
        <w:rPr>
          <w:rFonts w:ascii="Bell MT" w:hAnsi="Bell MT"/>
        </w:rPr>
      </w:pPr>
      <w:r>
        <w:rPr>
          <w:rFonts w:ascii="Bell MT" w:hAnsi="Bell MT"/>
        </w:rPr>
        <w:t>Hmmn.</w:t>
      </w:r>
    </w:p>
    <w:p w14:paraId="1961317E">
      <w:pPr>
        <w:pStyle w:val="7"/>
        <w:spacing w:line="273" w:lineRule="auto"/>
        <w:rPr>
          <w:rFonts w:ascii="Bell MT" w:hAnsi="Bell MT"/>
        </w:rPr>
      </w:pPr>
      <w:r>
        <w:rPr>
          <w:rFonts w:ascii="Bell MT" w:hAnsi="Bell MT"/>
        </w:rPr>
        <w:t>Then I decided to hunt for a job.</w:t>
      </w:r>
    </w:p>
    <w:p w14:paraId="1B80AF67">
      <w:pPr>
        <w:pStyle w:val="7"/>
        <w:spacing w:line="273" w:lineRule="auto"/>
        <w:rPr>
          <w:rFonts w:ascii="Bell MT" w:hAnsi="Bell MT"/>
        </w:rPr>
      </w:pPr>
      <w:r>
        <w:rPr>
          <w:rFonts w:ascii="Bell MT" w:hAnsi="Bell MT"/>
        </w:rPr>
        <w:t>Remember I said I’m a certified spa therapist?</w:t>
      </w:r>
    </w:p>
    <w:p w14:paraId="783BBE64">
      <w:pPr>
        <w:pStyle w:val="7"/>
        <w:spacing w:line="273" w:lineRule="auto"/>
        <w:rPr>
          <w:rFonts w:ascii="Bell MT" w:hAnsi="Bell MT"/>
        </w:rPr>
      </w:pPr>
      <w:r>
        <w:rPr>
          <w:rFonts w:ascii="Bell MT" w:hAnsi="Bell MT"/>
        </w:rPr>
        <w:t>So, I went ahead to look for spas around me that aligned with my values.</w:t>
      </w:r>
    </w:p>
    <w:p w14:paraId="4EABD588">
      <w:pPr>
        <w:pStyle w:val="7"/>
        <w:spacing w:line="273" w:lineRule="auto"/>
        <w:rPr>
          <w:rFonts w:ascii="Bell MT" w:hAnsi="Bell MT"/>
        </w:rPr>
      </w:pPr>
      <w:r>
        <w:rPr>
          <w:rFonts w:ascii="Bell MT" w:hAnsi="Bell MT"/>
        </w:rPr>
        <w:t xml:space="preserve">I saw </w:t>
      </w:r>
      <w:r>
        <w:rPr>
          <w:rStyle w:val="15"/>
          <w:rFonts w:ascii="Bell MT" w:hAnsi="Bell MT"/>
        </w:rPr>
        <w:t>Hennapalace</w:t>
      </w:r>
      <w:r>
        <w:rPr>
          <w:rFonts w:ascii="Bell MT" w:hAnsi="Bell MT"/>
        </w:rPr>
        <w:t>. I applied, and I was told that their slot on the mainland was filled and that I should apply to their spa on the Island.</w:t>
      </w:r>
    </w:p>
    <w:p w14:paraId="261AD97A">
      <w:pPr>
        <w:pStyle w:val="7"/>
        <w:spacing w:line="273" w:lineRule="auto"/>
        <w:rPr>
          <w:rFonts w:ascii="Bell MT" w:hAnsi="Bell MT"/>
        </w:rPr>
      </w:pPr>
      <w:r>
        <w:rPr>
          <w:rFonts w:ascii="Bell MT" w:hAnsi="Bell MT"/>
        </w:rPr>
        <w:t xml:space="preserve">Then I prayed about it, and that’s how I saw that </w:t>
      </w:r>
      <w:r>
        <w:rPr>
          <w:rStyle w:val="15"/>
          <w:rFonts w:ascii="Bell MT" w:hAnsi="Bell MT"/>
        </w:rPr>
        <w:t>Modest Muslimah</w:t>
      </w:r>
      <w:r>
        <w:rPr>
          <w:rFonts w:ascii="Bell MT" w:hAnsi="Bell MT"/>
        </w:rPr>
        <w:t xml:space="preserve"> was hiring a spa therapist.</w:t>
      </w:r>
    </w:p>
    <w:p w14:paraId="3021DA24">
      <w:pPr>
        <w:pStyle w:val="7"/>
        <w:spacing w:line="273" w:lineRule="auto"/>
        <w:rPr>
          <w:rFonts w:ascii="Bell MT" w:hAnsi="Bell MT"/>
        </w:rPr>
      </w:pPr>
      <w:r>
        <w:rPr>
          <w:rFonts w:ascii="Bell MT" w:hAnsi="Bell MT"/>
        </w:rPr>
        <w:t>I cooked my application letter and sent it to them.</w:t>
      </w:r>
    </w:p>
    <w:p w14:paraId="6A975D7D">
      <w:pPr>
        <w:pStyle w:val="7"/>
        <w:spacing w:line="273" w:lineRule="auto"/>
        <w:rPr>
          <w:rFonts w:ascii="Bell MT" w:hAnsi="Bell MT"/>
        </w:rPr>
      </w:pPr>
      <w:r>
        <w:rPr>
          <w:rFonts w:ascii="Bell MT" w:hAnsi="Bell MT"/>
        </w:rPr>
        <w:t>And I was asked to come for an interview.</w:t>
      </w:r>
    </w:p>
    <w:p w14:paraId="469D54E9">
      <w:pPr>
        <w:pStyle w:val="7"/>
        <w:spacing w:line="273" w:lineRule="auto"/>
        <w:rPr>
          <w:rFonts w:ascii="Bell MT" w:hAnsi="Bell MT"/>
        </w:rPr>
      </w:pPr>
      <w:r>
        <w:rPr>
          <w:rFonts w:ascii="Bell MT" w:hAnsi="Bell MT"/>
        </w:rPr>
        <w:t>LOL.</w:t>
      </w:r>
    </w:p>
    <w:p w14:paraId="37A9FFC6">
      <w:pPr>
        <w:pStyle w:val="7"/>
        <w:spacing w:line="273" w:lineRule="auto"/>
        <w:rPr>
          <w:rFonts w:ascii="Bell MT" w:hAnsi="Bell MT"/>
        </w:rPr>
      </w:pPr>
      <w:r>
        <w:rPr>
          <w:rFonts w:ascii="Bell MT" w:hAnsi="Bell MT"/>
        </w:rPr>
        <w:t>This season was funny.</w:t>
      </w:r>
    </w:p>
    <w:p w14:paraId="4F773E23">
      <w:pPr>
        <w:pStyle w:val="7"/>
        <w:spacing w:line="273" w:lineRule="auto"/>
        <w:rPr>
          <w:rFonts w:ascii="Bell MT" w:hAnsi="Bell MT"/>
        </w:rPr>
      </w:pPr>
      <w:r>
        <w:rPr>
          <w:rFonts w:ascii="Bell MT" w:hAnsi="Bell MT"/>
        </w:rPr>
        <w:t>You know I mentioned that I gained serious weight while I was searching for admission?</w:t>
      </w:r>
    </w:p>
    <w:p w14:paraId="0A60FC75">
      <w:pPr>
        <w:pStyle w:val="7"/>
        <w:spacing w:line="273" w:lineRule="auto"/>
        <w:rPr>
          <w:rFonts w:ascii="Bell MT" w:hAnsi="Bell MT"/>
        </w:rPr>
      </w:pPr>
      <w:r>
        <w:rPr>
          <w:rFonts w:ascii="Bell MT" w:hAnsi="Bell MT"/>
        </w:rPr>
        <w:t>So, when I got there, my boss at the time thought I was one elderly woman, whereas I was just 19 years of age.</w:t>
      </w:r>
    </w:p>
    <w:p w14:paraId="237D4691">
      <w:pPr>
        <w:pStyle w:val="7"/>
        <w:spacing w:line="273" w:lineRule="auto"/>
        <w:rPr>
          <w:rFonts w:ascii="Bell MT" w:hAnsi="Bell MT"/>
        </w:rPr>
      </w:pPr>
      <w:r>
        <w:rPr>
          <w:rFonts w:ascii="Bell MT" w:hAnsi="Bell MT"/>
        </w:rPr>
        <w:t>I found that funny.</w:t>
      </w:r>
    </w:p>
    <w:p w14:paraId="6B1CBC74">
      <w:pPr>
        <w:pStyle w:val="7"/>
        <w:spacing w:line="273" w:lineRule="auto"/>
        <w:rPr>
          <w:rFonts w:ascii="Bell MT" w:hAnsi="Bell MT"/>
        </w:rPr>
      </w:pPr>
      <w:r>
        <w:rPr>
          <w:rFonts w:ascii="Bell MT" w:hAnsi="Bell MT"/>
        </w:rPr>
        <w:t>I did my interview, and she said I’d get a feedback in seven days.</w:t>
      </w:r>
    </w:p>
    <w:p w14:paraId="05C1C7DC">
      <w:pPr>
        <w:pStyle w:val="7"/>
        <w:spacing w:line="273" w:lineRule="auto"/>
        <w:rPr>
          <w:rFonts w:ascii="Bell MT" w:hAnsi="Bell MT"/>
        </w:rPr>
      </w:pPr>
      <w:r>
        <w:rPr>
          <w:rFonts w:ascii="Bell MT" w:hAnsi="Bell MT"/>
        </w:rPr>
        <w:t>Which I did.</w:t>
      </w:r>
    </w:p>
    <w:p w14:paraId="5BE23096">
      <w:pPr>
        <w:pStyle w:val="7"/>
        <w:spacing w:line="273" w:lineRule="auto"/>
        <w:rPr>
          <w:rFonts w:ascii="Bell MT" w:hAnsi="Bell MT"/>
        </w:rPr>
      </w:pPr>
      <w:r>
        <w:rPr>
          <w:rFonts w:ascii="Bell MT" w:hAnsi="Bell MT"/>
        </w:rPr>
        <w:t>I resumed work in December 2020.</w:t>
      </w:r>
    </w:p>
    <w:p w14:paraId="4E95D95D">
      <w:pPr>
        <w:pStyle w:val="7"/>
        <w:spacing w:line="273" w:lineRule="auto"/>
        <w:rPr>
          <w:rFonts w:ascii="Bell MT" w:hAnsi="Bell MT"/>
        </w:rPr>
      </w:pPr>
      <w:r>
        <w:rPr>
          <w:rFonts w:ascii="Bell MT" w:hAnsi="Bell MT"/>
        </w:rPr>
        <w:t xml:space="preserve">Then I held on to UNILORIN for a long time, thinking, </w:t>
      </w:r>
      <w:r>
        <w:rPr>
          <w:rStyle w:val="15"/>
          <w:rFonts w:ascii="Bell MT" w:hAnsi="Bell MT"/>
        </w:rPr>
        <w:t>“Oh, my admission is near.”</w:t>
      </w:r>
    </w:p>
    <w:p w14:paraId="1557BCB5">
      <w:pPr>
        <w:pStyle w:val="7"/>
        <w:spacing w:line="273" w:lineRule="auto"/>
        <w:rPr>
          <w:rFonts w:ascii="Bell MT" w:hAnsi="Bell MT"/>
        </w:rPr>
      </w:pPr>
      <w:r>
        <w:rPr>
          <w:rFonts w:ascii="Bell MT" w:hAnsi="Bell MT"/>
        </w:rPr>
        <w:t>I worked at Modest Muslimah for six months while I was still holding on to hope for UNILORIN.</w:t>
      </w:r>
    </w:p>
    <w:p w14:paraId="4FAC41B7">
      <w:pPr>
        <w:pStyle w:val="7"/>
        <w:spacing w:line="273" w:lineRule="auto"/>
        <w:rPr>
          <w:rFonts w:ascii="Bell MT" w:hAnsi="Bell MT"/>
        </w:rPr>
      </w:pPr>
      <w:r>
        <w:rPr>
          <w:rFonts w:ascii="Bell MT" w:hAnsi="Bell MT"/>
        </w:rPr>
        <w:t>Then, when I noticed the admission was taking too long, my mum suggested that I pick another UTME form, just to be on the safe side.</w:t>
      </w:r>
    </w:p>
    <w:p w14:paraId="72A4E2A7">
      <w:pPr>
        <w:pStyle w:val="7"/>
        <w:spacing w:line="273" w:lineRule="auto"/>
        <w:rPr>
          <w:rFonts w:ascii="Bell MT" w:hAnsi="Bell MT"/>
        </w:rPr>
      </w:pPr>
      <w:r>
        <w:rPr>
          <w:rFonts w:ascii="Bell MT" w:hAnsi="Bell MT"/>
        </w:rPr>
        <w:t>Which was what we did.</w:t>
      </w:r>
    </w:p>
    <w:p w14:paraId="2FA17C61">
      <w:pPr>
        <w:pStyle w:val="7"/>
        <w:spacing w:line="273" w:lineRule="auto"/>
        <w:rPr>
          <w:rFonts w:ascii="Bell MT" w:hAnsi="Bell MT"/>
        </w:rPr>
      </w:pPr>
      <w:r>
        <w:rPr>
          <w:rFonts w:ascii="Bell MT" w:hAnsi="Bell MT"/>
        </w:rPr>
        <w:t>We picked another UTME, while still waiting for UNILORIN’s admission.</w:t>
      </w:r>
    </w:p>
    <w:p w14:paraId="06C5DF3A">
      <w:pPr>
        <w:pStyle w:val="7"/>
        <w:spacing w:line="273" w:lineRule="auto"/>
        <w:rPr>
          <w:rFonts w:ascii="Bell MT" w:hAnsi="Bell MT"/>
        </w:rPr>
      </w:pPr>
      <w:r>
        <w:rPr>
          <w:rFonts w:ascii="Bell MT" w:hAnsi="Bell MT"/>
        </w:rPr>
        <w:t>Guess what?</w:t>
      </w:r>
    </w:p>
    <w:p w14:paraId="34EFC42F">
      <w:pPr>
        <w:pStyle w:val="7"/>
        <w:spacing w:line="273" w:lineRule="auto"/>
        <w:rPr>
          <w:rFonts w:ascii="Bell MT" w:hAnsi="Bell MT"/>
        </w:rPr>
      </w:pPr>
      <w:r>
        <w:rPr>
          <w:rFonts w:ascii="Bell MT" w:hAnsi="Bell MT"/>
        </w:rPr>
        <w:t>UNILORIN announced that they had finished giving out admission, just a week before the 2021 JAMB.</w:t>
      </w:r>
    </w:p>
    <w:p w14:paraId="59D4046E">
      <w:pPr>
        <w:pStyle w:val="7"/>
        <w:spacing w:line="273" w:lineRule="auto"/>
        <w:rPr>
          <w:rFonts w:ascii="Bell MT" w:hAnsi="Bell MT"/>
        </w:rPr>
      </w:pPr>
      <w:r>
        <w:rPr>
          <w:rFonts w:ascii="Bell MT" w:hAnsi="Bell MT"/>
        </w:rPr>
        <w:t>I was also sad because I refreshed my portal severally to see if I had been given admission.</w:t>
      </w:r>
    </w:p>
    <w:p w14:paraId="7CD976E1">
      <w:pPr>
        <w:pStyle w:val="7"/>
        <w:spacing w:line="273" w:lineRule="auto"/>
        <w:rPr>
          <w:rFonts w:ascii="Bell MT" w:hAnsi="Bell MT"/>
        </w:rPr>
      </w:pPr>
      <w:r>
        <w:rPr>
          <w:rFonts w:ascii="Bell MT" w:hAnsi="Bell MT"/>
        </w:rPr>
        <w:t>In fact, my Dad’s friend, Uncle TJ, also tried everything within his power to see that I got into Ilorin.</w:t>
      </w:r>
    </w:p>
    <w:p w14:paraId="50A30D28">
      <w:pPr>
        <w:pStyle w:val="7"/>
        <w:spacing w:line="273" w:lineRule="auto"/>
        <w:rPr>
          <w:rFonts w:ascii="Bell MT" w:hAnsi="Bell MT"/>
        </w:rPr>
      </w:pPr>
      <w:r>
        <w:rPr>
          <w:rFonts w:ascii="Bell MT" w:hAnsi="Bell MT"/>
        </w:rPr>
        <w:t>I waited.</w:t>
      </w:r>
    </w:p>
    <w:p w14:paraId="03EE605C">
      <w:pPr>
        <w:pStyle w:val="7"/>
        <w:spacing w:line="273" w:lineRule="auto"/>
        <w:rPr>
          <w:rFonts w:ascii="Bell MT" w:hAnsi="Bell MT"/>
        </w:rPr>
      </w:pPr>
      <w:r>
        <w:rPr>
          <w:rFonts w:ascii="Bell MT" w:hAnsi="Bell MT"/>
        </w:rPr>
        <w:t>I cried.</w:t>
      </w:r>
    </w:p>
    <w:p w14:paraId="69257F67">
      <w:pPr>
        <w:pStyle w:val="7"/>
        <w:spacing w:line="273" w:lineRule="auto"/>
        <w:rPr>
          <w:rFonts w:ascii="Bell MT" w:hAnsi="Bell MT"/>
        </w:rPr>
      </w:pPr>
      <w:r>
        <w:rPr>
          <w:rFonts w:ascii="Bell MT" w:hAnsi="Bell MT"/>
        </w:rPr>
        <w:t xml:space="preserve">I hoped. </w:t>
      </w:r>
    </w:p>
    <w:p w14:paraId="231C5D9A">
      <w:pPr>
        <w:pStyle w:val="7"/>
        <w:spacing w:line="273" w:lineRule="auto"/>
        <w:rPr>
          <w:rFonts w:ascii="Bell MT" w:hAnsi="Bell MT"/>
        </w:rPr>
      </w:pPr>
      <w:r>
        <w:rPr>
          <w:rFonts w:ascii="Bell MT" w:hAnsi="Bell MT"/>
        </w:rPr>
        <w:t>During the last ten days of Ramadan, on one of the odd nights, I remember I cried. I cried really hard. I was really vulnerable.</w:t>
      </w:r>
    </w:p>
    <w:p w14:paraId="59050EEB">
      <w:pPr>
        <w:pStyle w:val="7"/>
        <w:spacing w:line="273" w:lineRule="auto"/>
        <w:rPr>
          <w:rFonts w:ascii="Bell MT" w:hAnsi="Bell MT"/>
        </w:rPr>
      </w:pPr>
      <w:r>
        <w:rPr>
          <w:rFonts w:ascii="Bell MT" w:hAnsi="Bell MT"/>
        </w:rPr>
        <w:t xml:space="preserve">Because I was thinking, </w:t>
      </w:r>
      <w:r>
        <w:rPr>
          <w:rStyle w:val="15"/>
          <w:rFonts w:ascii="Bell MT" w:hAnsi="Bell MT"/>
        </w:rPr>
        <w:t>there’s no way out again.</w:t>
      </w:r>
    </w:p>
    <w:p w14:paraId="42D8647F">
      <w:pPr>
        <w:pStyle w:val="7"/>
        <w:spacing w:line="273" w:lineRule="auto"/>
        <w:rPr>
          <w:rFonts w:ascii="Bell MT" w:hAnsi="Bell MT"/>
        </w:rPr>
      </w:pPr>
      <w:r>
        <w:rPr>
          <w:rFonts w:ascii="Bell MT" w:hAnsi="Bell MT"/>
        </w:rPr>
        <w:t>I had endured lots of indirect insults and the direct ones.</w:t>
      </w:r>
    </w:p>
    <w:p w14:paraId="3CFAF57B">
      <w:pPr>
        <w:pStyle w:val="7"/>
        <w:spacing w:line="273" w:lineRule="auto"/>
        <w:rPr>
          <w:rFonts w:ascii="Bell MT" w:hAnsi="Bell MT"/>
        </w:rPr>
      </w:pPr>
      <w:r>
        <w:rPr>
          <w:rStyle w:val="15"/>
          <w:rFonts w:ascii="Bell MT" w:hAnsi="Bell MT"/>
          <w:b w:val="0"/>
          <w:bCs w:val="0"/>
        </w:rPr>
        <w:t>F</w:t>
      </w:r>
      <w:r>
        <w:rPr>
          <w:rFonts w:ascii="Bell MT" w:hAnsi="Bell MT"/>
        </w:rPr>
        <w:t>or the third time, after submitting my resignation letter at Modest Muslimah Lounge, I went back to Adams College.</w:t>
      </w:r>
    </w:p>
    <w:p w14:paraId="0635CDCA">
      <w:pPr>
        <w:pStyle w:val="7"/>
        <w:spacing w:line="273" w:lineRule="auto"/>
        <w:rPr>
          <w:rFonts w:ascii="Bell MT" w:hAnsi="Bell MT"/>
        </w:rPr>
      </w:pPr>
      <w:r>
        <w:rPr>
          <w:rFonts w:ascii="Bell MT" w:hAnsi="Bell MT"/>
        </w:rPr>
        <w:t>I didn’t even have time to process my thoughts.</w:t>
      </w:r>
    </w:p>
    <w:p w14:paraId="3A304F76">
      <w:pPr>
        <w:pStyle w:val="7"/>
        <w:spacing w:line="273" w:lineRule="auto"/>
        <w:rPr>
          <w:rFonts w:ascii="Bell MT" w:hAnsi="Bell MT"/>
        </w:rPr>
      </w:pPr>
      <w:r>
        <w:rPr>
          <w:rFonts w:ascii="Bell MT" w:hAnsi="Bell MT"/>
        </w:rPr>
        <w:t>Which was rare.</w:t>
      </w:r>
    </w:p>
    <w:p w14:paraId="66A857B4">
      <w:pPr>
        <w:pStyle w:val="7"/>
        <w:spacing w:line="273" w:lineRule="auto"/>
        <w:rPr>
          <w:rStyle w:val="15"/>
          <w:rFonts w:ascii="Bell MT" w:hAnsi="Bell MT"/>
        </w:rPr>
      </w:pPr>
      <w:r>
        <w:rPr>
          <w:rFonts w:ascii="Bell MT" w:hAnsi="Bell MT"/>
        </w:rPr>
        <w:t xml:space="preserve">And then came my </w:t>
      </w:r>
      <w:r>
        <w:rPr>
          <w:rStyle w:val="15"/>
          <w:rFonts w:ascii="Bell MT" w:hAnsi="Bell MT"/>
        </w:rPr>
        <w:t>5th UTME examination.</w:t>
      </w:r>
    </w:p>
    <w:p w14:paraId="0C16C786">
      <w:pPr>
        <w:jc w:val="center"/>
        <w:rPr>
          <w:rFonts w:ascii="Bell MT" w:hAnsi="Bell MT" w:cs="Times New Roman"/>
          <w:sz w:val="24"/>
          <w:szCs w:val="24"/>
        </w:rPr>
      </w:pPr>
      <w:r>
        <w:rPr>
          <w:rFonts w:ascii="Bell MT" w:hAnsi="Bell MT" w:cs="Times New Roman"/>
          <w:b/>
          <w:bCs/>
          <w:sz w:val="24"/>
          <w:szCs w:val="24"/>
        </w:rPr>
        <w:t xml:space="preserve"> </w:t>
      </w:r>
    </w:p>
    <w:p w14:paraId="04F0CCD2">
      <w:pPr>
        <w:jc w:val="center"/>
        <w:rPr>
          <w:rFonts w:ascii="Bell MT" w:hAnsi="Bell MT" w:cs="Times New Roman"/>
          <w:b/>
          <w:bCs/>
          <w:sz w:val="24"/>
          <w:szCs w:val="24"/>
        </w:rPr>
      </w:pPr>
      <w:r>
        <w:rPr>
          <w:rFonts w:ascii="Bell MT" w:hAnsi="Bell MT" w:cs="Times New Roman"/>
          <w:b/>
          <w:bCs/>
          <w:sz w:val="24"/>
          <w:szCs w:val="24"/>
        </w:rPr>
        <w:t xml:space="preserve"> </w:t>
      </w:r>
    </w:p>
    <w:p w14:paraId="2E370DD1">
      <w:pPr>
        <w:jc w:val="center"/>
        <w:rPr>
          <w:rFonts w:ascii="Bell MT" w:hAnsi="Bell MT" w:cs="Times New Roman"/>
          <w:b/>
          <w:bCs/>
          <w:sz w:val="24"/>
          <w:szCs w:val="24"/>
        </w:rPr>
      </w:pPr>
      <w:r>
        <w:rPr>
          <w:rFonts w:ascii="Bell MT" w:hAnsi="Bell MT" w:cs="Times New Roman"/>
          <w:b/>
          <w:bCs/>
          <w:sz w:val="24"/>
          <w:szCs w:val="24"/>
        </w:rPr>
        <w:t xml:space="preserve"> </w:t>
      </w:r>
    </w:p>
    <w:p w14:paraId="72A10717">
      <w:pPr>
        <w:jc w:val="center"/>
        <w:rPr>
          <w:rFonts w:ascii="Bell MT" w:hAnsi="Bell MT" w:cs="Times New Roman"/>
          <w:b/>
          <w:bCs/>
          <w:sz w:val="24"/>
          <w:szCs w:val="24"/>
        </w:rPr>
      </w:pPr>
      <w:r>
        <w:rPr>
          <w:rFonts w:ascii="Bell MT" w:hAnsi="Bell MT" w:cs="Times New Roman"/>
          <w:b/>
          <w:bCs/>
          <w:sz w:val="24"/>
          <w:szCs w:val="24"/>
        </w:rPr>
        <w:t xml:space="preserve"> </w:t>
      </w:r>
    </w:p>
    <w:p w14:paraId="5D19C13C">
      <w:pPr>
        <w:jc w:val="center"/>
        <w:rPr>
          <w:rFonts w:ascii="Bell MT" w:hAnsi="Bell MT" w:cs="Times New Roman"/>
          <w:b/>
          <w:bCs/>
          <w:sz w:val="24"/>
          <w:szCs w:val="24"/>
        </w:rPr>
      </w:pPr>
      <w:r>
        <w:rPr>
          <w:rFonts w:ascii="Bell MT" w:hAnsi="Bell MT" w:cs="Times New Roman"/>
          <w:b/>
          <w:bCs/>
          <w:sz w:val="24"/>
          <w:szCs w:val="24"/>
        </w:rPr>
        <w:t xml:space="preserve"> </w:t>
      </w:r>
    </w:p>
    <w:p w14:paraId="056E413D">
      <w:pPr>
        <w:jc w:val="center"/>
        <w:rPr>
          <w:rFonts w:ascii="Bell MT" w:hAnsi="Bell MT" w:cs="Times New Roman"/>
          <w:b/>
          <w:bCs/>
          <w:sz w:val="24"/>
          <w:szCs w:val="24"/>
        </w:rPr>
      </w:pPr>
      <w:r>
        <w:rPr>
          <w:rFonts w:ascii="Bell MT" w:hAnsi="Bell MT" w:cs="Times New Roman"/>
          <w:b/>
          <w:bCs/>
          <w:sz w:val="24"/>
          <w:szCs w:val="24"/>
        </w:rPr>
        <w:t xml:space="preserve"> </w:t>
      </w:r>
    </w:p>
    <w:p w14:paraId="576FF9BB">
      <w:pPr>
        <w:jc w:val="center"/>
        <w:rPr>
          <w:rFonts w:ascii="Bell MT" w:hAnsi="Bell MT" w:cs="Times New Roman"/>
          <w:b/>
          <w:bCs/>
          <w:sz w:val="24"/>
          <w:szCs w:val="24"/>
        </w:rPr>
      </w:pPr>
      <w:r>
        <w:rPr>
          <w:rFonts w:ascii="Bell MT" w:hAnsi="Bell MT" w:cs="Times New Roman"/>
          <w:b/>
          <w:bCs/>
          <w:sz w:val="24"/>
          <w:szCs w:val="24"/>
        </w:rPr>
        <w:t xml:space="preserve"> </w:t>
      </w:r>
    </w:p>
    <w:p w14:paraId="60F17C30">
      <w:pPr>
        <w:jc w:val="center"/>
        <w:rPr>
          <w:rFonts w:ascii="Bell MT" w:hAnsi="Bell MT" w:cs="Times New Roman"/>
          <w:b/>
          <w:bCs/>
          <w:sz w:val="24"/>
          <w:szCs w:val="24"/>
        </w:rPr>
      </w:pPr>
      <w:r>
        <w:rPr>
          <w:rFonts w:ascii="Bell MT" w:hAnsi="Bell MT" w:cs="Times New Roman"/>
          <w:b/>
          <w:bCs/>
          <w:sz w:val="24"/>
          <w:szCs w:val="24"/>
        </w:rPr>
        <w:t xml:space="preserve"> </w:t>
      </w:r>
    </w:p>
    <w:p w14:paraId="5BB4BD84">
      <w:pPr>
        <w:jc w:val="center"/>
        <w:rPr>
          <w:rFonts w:ascii="Bell MT" w:hAnsi="Bell MT" w:cs="Times New Roman"/>
          <w:b/>
          <w:bCs/>
          <w:sz w:val="24"/>
          <w:szCs w:val="24"/>
        </w:rPr>
      </w:pPr>
      <w:r>
        <w:rPr>
          <w:rFonts w:ascii="Bell MT" w:hAnsi="Bell MT" w:cs="Times New Roman"/>
          <w:b/>
          <w:bCs/>
          <w:sz w:val="24"/>
          <w:szCs w:val="24"/>
        </w:rPr>
        <w:t xml:space="preserve"> </w:t>
      </w:r>
    </w:p>
    <w:p w14:paraId="6362A6DF">
      <w:pPr>
        <w:jc w:val="center"/>
        <w:rPr>
          <w:rFonts w:ascii="Bell MT" w:hAnsi="Bell MT" w:cs="Times New Roman"/>
          <w:b/>
          <w:bCs/>
          <w:sz w:val="24"/>
          <w:szCs w:val="24"/>
        </w:rPr>
      </w:pPr>
    </w:p>
    <w:p w14:paraId="027C1D37">
      <w:pPr>
        <w:jc w:val="center"/>
        <w:rPr>
          <w:rFonts w:ascii="Bell MT" w:hAnsi="Bell MT" w:cs="Times New Roman"/>
          <w:b/>
          <w:bCs/>
          <w:sz w:val="24"/>
          <w:szCs w:val="24"/>
        </w:rPr>
      </w:pPr>
      <w:r>
        <w:rPr>
          <w:rFonts w:ascii="Bell MT" w:hAnsi="Bell MT" w:cs="Times New Roman"/>
          <w:b/>
          <w:bCs/>
          <w:sz w:val="24"/>
          <w:szCs w:val="24"/>
        </w:rPr>
        <w:t xml:space="preserve"> </w:t>
      </w:r>
    </w:p>
    <w:p w14:paraId="4027447B">
      <w:pPr>
        <w:jc w:val="center"/>
        <w:rPr>
          <w:rFonts w:ascii="Bell MT" w:hAnsi="Bell MT" w:cs="Times New Roman"/>
          <w:b/>
          <w:bCs/>
          <w:sz w:val="24"/>
          <w:szCs w:val="24"/>
        </w:rPr>
      </w:pPr>
      <w:r>
        <w:rPr>
          <w:rFonts w:ascii="Bell MT" w:hAnsi="Bell MT" w:cs="Times New Roman"/>
          <w:b/>
          <w:bCs/>
          <w:sz w:val="24"/>
          <w:szCs w:val="24"/>
        </w:rPr>
        <w:t xml:space="preserve"> </w:t>
      </w:r>
    </w:p>
    <w:p w14:paraId="6517A826">
      <w:pPr>
        <w:jc w:val="center"/>
        <w:rPr>
          <w:rFonts w:ascii="Bell MT" w:hAnsi="Bell MT" w:cs="Times New Roman"/>
          <w:b/>
          <w:bCs/>
          <w:sz w:val="24"/>
          <w:szCs w:val="24"/>
        </w:rPr>
      </w:pPr>
      <w:r>
        <w:rPr>
          <w:rFonts w:ascii="Bell MT" w:hAnsi="Bell MT" w:cs="Times New Roman"/>
          <w:b/>
          <w:bCs/>
          <w:sz w:val="24"/>
          <w:szCs w:val="24"/>
        </w:rPr>
        <w:t xml:space="preserve"> </w:t>
      </w:r>
    </w:p>
    <w:p w14:paraId="4F872535">
      <w:pPr>
        <w:jc w:val="center"/>
        <w:rPr>
          <w:rFonts w:ascii="Bell MT" w:hAnsi="Bell MT" w:cs="Times New Roman"/>
          <w:b/>
          <w:bCs/>
          <w:sz w:val="24"/>
          <w:szCs w:val="24"/>
        </w:rPr>
      </w:pPr>
    </w:p>
    <w:p w14:paraId="0E1289E4">
      <w:pPr>
        <w:jc w:val="center"/>
        <w:rPr>
          <w:rFonts w:ascii="Bell MT" w:hAnsi="Bell MT" w:cs="Times New Roman"/>
          <w:b/>
          <w:bCs/>
          <w:sz w:val="24"/>
          <w:szCs w:val="24"/>
        </w:rPr>
      </w:pPr>
    </w:p>
    <w:p w14:paraId="0865F25B">
      <w:pPr>
        <w:jc w:val="center"/>
        <w:rPr>
          <w:rFonts w:ascii="Bell MT" w:hAnsi="Bell MT" w:cs="Times New Roman"/>
          <w:b/>
          <w:bCs/>
          <w:sz w:val="24"/>
          <w:szCs w:val="24"/>
        </w:rPr>
      </w:pPr>
    </w:p>
    <w:p w14:paraId="4D2B01AA">
      <w:pPr>
        <w:jc w:val="center"/>
        <w:rPr>
          <w:rFonts w:ascii="Bell MT" w:hAnsi="Bell MT" w:cs="Times New Roman"/>
          <w:b/>
          <w:bCs/>
          <w:sz w:val="24"/>
          <w:szCs w:val="24"/>
        </w:rPr>
      </w:pPr>
    </w:p>
    <w:p w14:paraId="52759099">
      <w:pPr>
        <w:jc w:val="center"/>
        <w:rPr>
          <w:rFonts w:ascii="Bell MT" w:hAnsi="Bell MT" w:cs="Times New Roman"/>
          <w:b/>
          <w:bCs/>
          <w:sz w:val="24"/>
          <w:szCs w:val="24"/>
        </w:rPr>
      </w:pPr>
    </w:p>
    <w:p w14:paraId="74566720">
      <w:pPr>
        <w:jc w:val="center"/>
        <w:rPr>
          <w:rFonts w:ascii="Bell MT" w:hAnsi="Bell MT" w:cs="Times New Roman"/>
          <w:b/>
          <w:bCs/>
          <w:sz w:val="24"/>
          <w:szCs w:val="24"/>
        </w:rPr>
      </w:pPr>
    </w:p>
    <w:p w14:paraId="53D81CD3">
      <w:pPr>
        <w:jc w:val="center"/>
        <w:rPr>
          <w:rFonts w:ascii="Bell MT" w:hAnsi="Bell MT" w:cs="Times New Roman"/>
          <w:b/>
          <w:bCs/>
          <w:sz w:val="24"/>
          <w:szCs w:val="24"/>
        </w:rPr>
      </w:pPr>
    </w:p>
    <w:p w14:paraId="5469CD43">
      <w:pPr>
        <w:jc w:val="center"/>
        <w:rPr>
          <w:rFonts w:ascii="Bell MT" w:hAnsi="Bell MT" w:cs="Times New Roman"/>
          <w:b/>
          <w:bCs/>
          <w:sz w:val="24"/>
          <w:szCs w:val="24"/>
        </w:rPr>
      </w:pPr>
    </w:p>
    <w:p w14:paraId="6B9FD77D">
      <w:pPr>
        <w:jc w:val="center"/>
        <w:rPr>
          <w:rFonts w:ascii="Bell MT" w:hAnsi="Bell MT" w:cs="Times New Roman"/>
          <w:b/>
          <w:bCs/>
          <w:sz w:val="24"/>
          <w:szCs w:val="24"/>
        </w:rPr>
      </w:pPr>
    </w:p>
    <w:p w14:paraId="3D75E072">
      <w:pPr>
        <w:jc w:val="center"/>
        <w:rPr>
          <w:rFonts w:ascii="Bell MT" w:hAnsi="Bell MT" w:cs="Times New Roman"/>
          <w:b/>
          <w:bCs/>
          <w:sz w:val="24"/>
          <w:szCs w:val="24"/>
        </w:rPr>
      </w:pPr>
    </w:p>
    <w:p w14:paraId="508D2680">
      <w:pPr>
        <w:jc w:val="center"/>
        <w:rPr>
          <w:rFonts w:ascii="Bell MT" w:hAnsi="Bell MT" w:cs="Times New Roman"/>
          <w:b/>
          <w:bCs/>
          <w:sz w:val="24"/>
          <w:szCs w:val="24"/>
        </w:rPr>
      </w:pPr>
    </w:p>
    <w:p w14:paraId="3D6AAC4D">
      <w:pPr>
        <w:jc w:val="both"/>
        <w:rPr>
          <w:rFonts w:ascii="Bell MT" w:hAnsi="Bell MT" w:cs="Times New Roman"/>
          <w:b/>
          <w:bCs/>
          <w:sz w:val="24"/>
          <w:szCs w:val="24"/>
        </w:rPr>
      </w:pPr>
      <w:r>
        <w:rPr>
          <w:rFonts w:ascii="Bell MT" w:hAnsi="Bell MT" w:cs="Times New Roman"/>
          <w:b/>
          <w:bCs/>
          <w:sz w:val="24"/>
          <w:szCs w:val="24"/>
        </w:rPr>
        <w:t xml:space="preserve"> </w:t>
      </w:r>
    </w:p>
    <w:p w14:paraId="03683ACB">
      <w:pPr>
        <w:jc w:val="center"/>
        <w:rPr>
          <w:rFonts w:ascii="Bell MT" w:hAnsi="Bell MT" w:cs="Times New Roman"/>
          <w:b/>
          <w:bCs/>
          <w:sz w:val="24"/>
          <w:szCs w:val="24"/>
        </w:rPr>
      </w:pPr>
      <w:r>
        <w:rPr>
          <w:rFonts w:ascii="Bell MT" w:hAnsi="Bell MT" w:cs="Times New Roman"/>
          <w:b/>
          <w:bCs/>
          <w:sz w:val="24"/>
          <w:szCs w:val="24"/>
        </w:rPr>
        <w:t>CHAPTER FIVE</w:t>
      </w:r>
    </w:p>
    <w:p w14:paraId="35E3DC89">
      <w:pPr>
        <w:jc w:val="center"/>
        <w:rPr>
          <w:rFonts w:ascii="Bell MT" w:hAnsi="Bell MT" w:cs="Times New Roman"/>
          <w:b/>
          <w:bCs/>
          <w:sz w:val="24"/>
          <w:szCs w:val="24"/>
        </w:rPr>
      </w:pPr>
      <w:r>
        <w:rPr>
          <w:rFonts w:ascii="Bell MT" w:hAnsi="Bell MT" w:cs="Times New Roman"/>
          <w:b/>
          <w:bCs/>
          <w:sz w:val="24"/>
          <w:szCs w:val="24"/>
        </w:rPr>
        <w:t>5TH UTME EXAM: CAIRO UNIVERSITY VS. CRESCENT UNIVERSITY</w:t>
      </w:r>
    </w:p>
    <w:p w14:paraId="3E232FE6">
      <w:pPr>
        <w:pStyle w:val="7"/>
        <w:spacing w:line="273" w:lineRule="auto"/>
        <w:rPr>
          <w:rFonts w:ascii="Bell MT" w:hAnsi="Bell MT"/>
        </w:rPr>
      </w:pPr>
      <w:r>
        <w:rPr>
          <w:rFonts w:ascii="Bell MT" w:hAnsi="Bell MT"/>
        </w:rPr>
        <w:t>My stay at Adams College this time around was just for a week.</w:t>
      </w:r>
    </w:p>
    <w:p w14:paraId="06E74AF4">
      <w:pPr>
        <w:pStyle w:val="7"/>
        <w:spacing w:line="273" w:lineRule="auto"/>
        <w:rPr>
          <w:rFonts w:ascii="Bell MT" w:hAnsi="Bell MT"/>
        </w:rPr>
      </w:pPr>
      <w:r>
        <w:rPr>
          <w:rFonts w:ascii="Bell MT" w:hAnsi="Bell MT"/>
        </w:rPr>
        <w:t>Shocking, right?.</w:t>
      </w:r>
    </w:p>
    <w:p w14:paraId="75C4F12C">
      <w:pPr>
        <w:pStyle w:val="7"/>
        <w:spacing w:line="273" w:lineRule="auto"/>
        <w:rPr>
          <w:rFonts w:ascii="Bell MT" w:hAnsi="Bell MT"/>
        </w:rPr>
      </w:pPr>
      <w:r>
        <w:rPr>
          <w:rFonts w:ascii="Bell MT" w:hAnsi="Bell MT"/>
        </w:rPr>
        <w:t>Why would I just arrive a week before JAMB to start my revision classes?</w:t>
      </w:r>
    </w:p>
    <w:p w14:paraId="3196EE32">
      <w:pPr>
        <w:pStyle w:val="7"/>
        <w:spacing w:line="273" w:lineRule="auto"/>
        <w:rPr>
          <w:rFonts w:ascii="Bell MT" w:hAnsi="Bell MT"/>
        </w:rPr>
      </w:pPr>
      <w:r>
        <w:rPr>
          <w:rFonts w:ascii="Bell MT" w:hAnsi="Bell MT"/>
        </w:rPr>
        <w:t>All the same, I summoned courage, and I read.</w:t>
      </w:r>
    </w:p>
    <w:p w14:paraId="40BA8223">
      <w:pPr>
        <w:pStyle w:val="7"/>
        <w:spacing w:line="273" w:lineRule="auto"/>
        <w:rPr>
          <w:rFonts w:ascii="Bell MT" w:hAnsi="Bell MT"/>
        </w:rPr>
      </w:pPr>
      <w:r>
        <w:rPr>
          <w:rFonts w:ascii="Bell MT" w:hAnsi="Bell MT"/>
        </w:rPr>
        <w:t>I tried to cover the little I could, and I went to sit for my 5th UTME examination.</w:t>
      </w:r>
    </w:p>
    <w:p w14:paraId="0539B600">
      <w:pPr>
        <w:pStyle w:val="7"/>
        <w:spacing w:line="273" w:lineRule="auto"/>
        <w:rPr>
          <w:rFonts w:ascii="Bell MT" w:hAnsi="Bell MT"/>
        </w:rPr>
      </w:pPr>
      <w:r>
        <w:rPr>
          <w:rFonts w:ascii="Bell MT" w:hAnsi="Bell MT"/>
        </w:rPr>
        <w:t xml:space="preserve">And when the results came out,  I had </w:t>
      </w:r>
      <w:r>
        <w:rPr>
          <w:rStyle w:val="15"/>
          <w:rFonts w:ascii="Bell MT" w:hAnsi="Bell MT"/>
        </w:rPr>
        <w:t>187.</w:t>
      </w:r>
    </w:p>
    <w:p w14:paraId="4058547C">
      <w:pPr>
        <w:pStyle w:val="7"/>
        <w:spacing w:line="273" w:lineRule="auto"/>
        <w:rPr>
          <w:rFonts w:ascii="Bell MT" w:hAnsi="Bell MT"/>
        </w:rPr>
      </w:pPr>
      <w:r>
        <w:rPr>
          <w:rStyle w:val="15"/>
          <w:rFonts w:ascii="Bell MT" w:hAnsi="Bell MT"/>
          <w:i/>
          <w:iCs/>
        </w:rPr>
        <w:t xml:space="preserve">Back to square one </w:t>
      </w:r>
      <w:r>
        <w:rPr>
          <w:rStyle w:val="15"/>
          <w:rFonts w:ascii="Bell MT" w:hAnsi="Bell MT"/>
        </w:rPr>
        <w:t>!</w:t>
      </w:r>
    </w:p>
    <w:p w14:paraId="49328BBD">
      <w:pPr>
        <w:pStyle w:val="7"/>
        <w:spacing w:line="273" w:lineRule="auto"/>
        <w:rPr>
          <w:rFonts w:ascii="Bell MT" w:hAnsi="Bell MT"/>
        </w:rPr>
      </w:pPr>
      <w:r>
        <w:rPr>
          <w:rFonts w:ascii="Bell MT" w:hAnsi="Bell MT"/>
        </w:rPr>
        <w:t>I remember sending the result to my mum, and as usual, she came to sit at the edge of my bed, asking, “What would we do now?”</w:t>
      </w:r>
    </w:p>
    <w:p w14:paraId="76BEA189">
      <w:pPr>
        <w:pStyle w:val="7"/>
        <w:spacing w:line="273" w:lineRule="auto"/>
        <w:rPr>
          <w:rFonts w:ascii="Bell MT" w:hAnsi="Bell MT"/>
        </w:rPr>
      </w:pPr>
      <w:r>
        <w:rPr>
          <w:rFonts w:ascii="Bell MT" w:hAnsi="Bell MT"/>
        </w:rPr>
        <w:t>Everyone got tired and fed up.</w:t>
      </w:r>
    </w:p>
    <w:p w14:paraId="4A663D37">
      <w:pPr>
        <w:pStyle w:val="7"/>
        <w:spacing w:line="273" w:lineRule="auto"/>
        <w:rPr>
          <w:rFonts w:ascii="Bell MT" w:hAnsi="Bell MT"/>
        </w:rPr>
      </w:pPr>
      <w:r>
        <w:rPr>
          <w:rFonts w:ascii="Bell MT" w:hAnsi="Bell MT"/>
        </w:rPr>
        <w:t>Including me.</w:t>
      </w:r>
    </w:p>
    <w:p w14:paraId="5E4F34F6">
      <w:pPr>
        <w:pStyle w:val="7"/>
        <w:spacing w:line="273" w:lineRule="auto"/>
        <w:rPr>
          <w:rFonts w:ascii="Bell MT" w:hAnsi="Bell MT"/>
        </w:rPr>
      </w:pPr>
      <w:r>
        <w:rPr>
          <w:rFonts w:ascii="Bell MT" w:hAnsi="Bell MT"/>
        </w:rPr>
        <w:t>I didn’t know what to do.</w:t>
      </w:r>
    </w:p>
    <w:p w14:paraId="7EA54D4F">
      <w:pPr>
        <w:pStyle w:val="7"/>
        <w:spacing w:line="273" w:lineRule="auto"/>
        <w:rPr>
          <w:rFonts w:ascii="Bell MT" w:hAnsi="Bell MT"/>
        </w:rPr>
      </w:pPr>
      <w:r>
        <w:rPr>
          <w:rFonts w:ascii="Bell MT" w:hAnsi="Bell MT"/>
        </w:rPr>
        <w:t>Then my mum confided in Mrs. Hamza, her very good colleague at work.</w:t>
      </w:r>
    </w:p>
    <w:p w14:paraId="1CC5AD91">
      <w:pPr>
        <w:pStyle w:val="7"/>
        <w:spacing w:line="273" w:lineRule="auto"/>
        <w:rPr>
          <w:rFonts w:ascii="Bell MT" w:hAnsi="Bell MT"/>
        </w:rPr>
      </w:pPr>
      <w:r>
        <w:rPr>
          <w:rFonts w:ascii="Bell MT" w:hAnsi="Bell MT"/>
        </w:rPr>
        <w:t>Then Mrs. Hamza suggested that her children, Sis. Fadilah and Mubarak Hamza, and I should try out Cairo University.</w:t>
      </w:r>
    </w:p>
    <w:p w14:paraId="4C9B3143">
      <w:pPr>
        <w:pStyle w:val="7"/>
        <w:spacing w:line="273" w:lineRule="auto"/>
        <w:rPr>
          <w:rFonts w:ascii="Bell MT" w:hAnsi="Bell MT"/>
        </w:rPr>
      </w:pPr>
      <w:r>
        <w:rPr>
          <w:rFonts w:ascii="Bell MT" w:hAnsi="Bell MT"/>
        </w:rPr>
        <w:t>Which we did.</w:t>
      </w:r>
    </w:p>
    <w:p w14:paraId="5551F1B8">
      <w:pPr>
        <w:pStyle w:val="7"/>
        <w:spacing w:line="273" w:lineRule="auto"/>
        <w:rPr>
          <w:rFonts w:ascii="Bell MT" w:hAnsi="Bell MT"/>
        </w:rPr>
      </w:pPr>
      <w:r>
        <w:rPr>
          <w:rFonts w:ascii="Bell MT" w:hAnsi="Bell MT"/>
        </w:rPr>
        <w:t>Hmmmm….</w:t>
      </w:r>
    </w:p>
    <w:p w14:paraId="4B9C17F6">
      <w:pPr>
        <w:pStyle w:val="7"/>
        <w:spacing w:line="273" w:lineRule="auto"/>
        <w:rPr>
          <w:rFonts w:ascii="Bell MT" w:hAnsi="Bell MT"/>
        </w:rPr>
      </w:pPr>
      <w:r>
        <w:rPr>
          <w:rFonts w:ascii="Bell MT" w:hAnsi="Bell MT"/>
        </w:rPr>
        <w:t>This season made me cry a lot.</w:t>
      </w:r>
    </w:p>
    <w:p w14:paraId="69FDC9A1">
      <w:pPr>
        <w:pStyle w:val="7"/>
        <w:spacing w:line="273" w:lineRule="auto"/>
        <w:rPr>
          <w:rFonts w:ascii="Bell MT" w:hAnsi="Bell MT"/>
        </w:rPr>
      </w:pPr>
      <w:r>
        <w:rPr>
          <w:rFonts w:ascii="Bell MT" w:hAnsi="Bell MT"/>
        </w:rPr>
        <w:t>We applied for Cairo University.</w:t>
      </w:r>
    </w:p>
    <w:p w14:paraId="3A295EA7">
      <w:pPr>
        <w:pStyle w:val="7"/>
        <w:spacing w:line="273" w:lineRule="auto"/>
        <w:rPr>
          <w:rFonts w:ascii="Bell MT" w:hAnsi="Bell MT"/>
        </w:rPr>
      </w:pPr>
      <w:r>
        <w:rPr>
          <w:rFonts w:ascii="Bell MT" w:hAnsi="Bell MT"/>
        </w:rPr>
        <w:t>The process took a lot of effort and money from my mum. But her ultimate goal was to see that I got admitted into a university with the course of my choice.</w:t>
      </w:r>
    </w:p>
    <w:p w14:paraId="3E07ADE6">
      <w:pPr>
        <w:pStyle w:val="7"/>
        <w:spacing w:line="273" w:lineRule="auto"/>
        <w:rPr>
          <w:rFonts w:ascii="Bell MT" w:hAnsi="Bell MT"/>
        </w:rPr>
      </w:pPr>
      <w:r>
        <w:rPr>
          <w:rFonts w:ascii="Bell MT" w:hAnsi="Bell MT"/>
        </w:rPr>
        <w:t>Were we given admission?</w:t>
      </w:r>
    </w:p>
    <w:p w14:paraId="4DB20115">
      <w:pPr>
        <w:pStyle w:val="7"/>
        <w:spacing w:line="273" w:lineRule="auto"/>
        <w:rPr>
          <w:rFonts w:ascii="Bell MT" w:hAnsi="Bell MT"/>
        </w:rPr>
      </w:pPr>
      <w:r>
        <w:rPr>
          <w:rStyle w:val="15"/>
          <w:rFonts w:ascii="Bell MT" w:hAnsi="Bell MT"/>
        </w:rPr>
        <w:t>Yes.</w:t>
      </w:r>
    </w:p>
    <w:p w14:paraId="5023B69B">
      <w:pPr>
        <w:pStyle w:val="7"/>
        <w:spacing w:line="273" w:lineRule="auto"/>
        <w:rPr>
          <w:rFonts w:ascii="Bell MT" w:hAnsi="Bell MT"/>
        </w:rPr>
      </w:pPr>
      <w:r>
        <w:rPr>
          <w:rFonts w:ascii="Bell MT" w:hAnsi="Bell MT"/>
        </w:rPr>
        <w:t>Was it the course of choice?</w:t>
      </w:r>
    </w:p>
    <w:p w14:paraId="42EDEC1C">
      <w:pPr>
        <w:pStyle w:val="7"/>
        <w:spacing w:line="273" w:lineRule="auto"/>
        <w:rPr>
          <w:rFonts w:ascii="Bell MT" w:hAnsi="Bell MT"/>
        </w:rPr>
      </w:pPr>
      <w:r>
        <w:rPr>
          <w:rStyle w:val="15"/>
          <w:rFonts w:ascii="Bell MT" w:hAnsi="Bell MT"/>
        </w:rPr>
        <w:t>No!</w:t>
      </w:r>
    </w:p>
    <w:p w14:paraId="452BF01C">
      <w:pPr>
        <w:pStyle w:val="7"/>
        <w:spacing w:line="273" w:lineRule="auto"/>
        <w:rPr>
          <w:rFonts w:ascii="Bell MT" w:hAnsi="Bell MT"/>
        </w:rPr>
      </w:pPr>
      <w:r>
        <w:rPr>
          <w:rFonts w:ascii="Bell MT" w:hAnsi="Bell MT"/>
        </w:rPr>
        <w:t>The admission was sent to us in Arabic.</w:t>
      </w:r>
    </w:p>
    <w:p w14:paraId="3E5984C9">
      <w:pPr>
        <w:pStyle w:val="7"/>
        <w:spacing w:line="273" w:lineRule="auto"/>
        <w:rPr>
          <w:rFonts w:ascii="Bell MT" w:hAnsi="Bell MT"/>
        </w:rPr>
      </w:pPr>
      <w:r>
        <w:rPr>
          <w:rFonts w:ascii="Bell MT" w:hAnsi="Bell MT"/>
        </w:rPr>
        <w:t>I remember it was Mubarak who sent mine to my mum.</w:t>
      </w:r>
    </w:p>
    <w:p w14:paraId="6772D1BF">
      <w:pPr>
        <w:pStyle w:val="7"/>
        <w:spacing w:line="273" w:lineRule="auto"/>
        <w:rPr>
          <w:rFonts w:ascii="Bell MT" w:hAnsi="Bell MT"/>
        </w:rPr>
      </w:pPr>
      <w:r>
        <w:rPr>
          <w:rFonts w:ascii="Bell MT" w:hAnsi="Bell MT"/>
        </w:rPr>
        <w:t>And when my brother showed me, I was happy.</w:t>
      </w:r>
    </w:p>
    <w:p w14:paraId="76912F96">
      <w:pPr>
        <w:pStyle w:val="7"/>
        <w:spacing w:line="273" w:lineRule="auto"/>
        <w:rPr>
          <w:rFonts w:ascii="Bell MT" w:hAnsi="Bell MT"/>
        </w:rPr>
      </w:pPr>
      <w:r>
        <w:rPr>
          <w:rFonts w:ascii="Bell MT" w:hAnsi="Bell MT"/>
        </w:rPr>
        <w:t>I remember going to the back of my house, looking at a very strong tree I used to admire, and shedding lots of tears.</w:t>
      </w:r>
    </w:p>
    <w:p w14:paraId="3D1234DE">
      <w:pPr>
        <w:pStyle w:val="7"/>
        <w:spacing w:line="273" w:lineRule="auto"/>
        <w:rPr>
          <w:rFonts w:ascii="Bell MT" w:hAnsi="Bell MT"/>
        </w:rPr>
      </w:pPr>
      <w:r>
        <w:rPr>
          <w:rFonts w:ascii="Bell MT" w:hAnsi="Bell MT"/>
        </w:rPr>
        <w:t>I thanked Allah.</w:t>
      </w:r>
    </w:p>
    <w:p w14:paraId="00E80523">
      <w:pPr>
        <w:pStyle w:val="7"/>
        <w:spacing w:line="273" w:lineRule="auto"/>
        <w:rPr>
          <w:rFonts w:ascii="Bell MT" w:hAnsi="Bell MT"/>
        </w:rPr>
      </w:pPr>
      <w:r>
        <w:rPr>
          <w:rFonts w:ascii="Bell MT" w:hAnsi="Bell MT"/>
        </w:rPr>
        <w:t>In fact, when I thought it was Cairo University that I’d be attending, I was extremely happy. I started following their page and monitoring their next academic session like any other fresher would, making lots of enquiries.</w:t>
      </w:r>
    </w:p>
    <w:p w14:paraId="5655150C">
      <w:pPr>
        <w:pStyle w:val="7"/>
        <w:spacing w:line="273" w:lineRule="auto"/>
        <w:rPr>
          <w:rFonts w:ascii="Bell MT" w:hAnsi="Bell MT"/>
        </w:rPr>
      </w:pPr>
      <w:r>
        <w:rPr>
          <w:rFonts w:ascii="Bell MT" w:hAnsi="Bell MT"/>
        </w:rPr>
        <w:t>Only for the admission letter that was written in Arabic to be translated into English, and I saw:</w:t>
      </w:r>
    </w:p>
    <w:p w14:paraId="69541505">
      <w:pPr>
        <w:pStyle w:val="7"/>
        <w:spacing w:line="273" w:lineRule="auto"/>
        <w:rPr>
          <w:rFonts w:ascii="Bell MT" w:hAnsi="Bell MT"/>
        </w:rPr>
      </w:pPr>
      <w:r>
        <w:rPr>
          <w:rStyle w:val="15"/>
          <w:rFonts w:ascii="Bell MT" w:hAnsi="Bell MT"/>
        </w:rPr>
        <w:t>COMPUTER SCIENCE.</w:t>
      </w:r>
    </w:p>
    <w:p w14:paraId="04F6465D">
      <w:pPr>
        <w:pStyle w:val="7"/>
        <w:spacing w:line="273" w:lineRule="auto"/>
        <w:rPr>
          <w:rFonts w:ascii="Bell MT" w:hAnsi="Bell MT"/>
        </w:rPr>
      </w:pPr>
      <w:r>
        <w:rPr>
          <w:rFonts w:ascii="Bell MT" w:hAnsi="Bell MT"/>
        </w:rPr>
        <w:t>Is this a joke?!</w:t>
      </w:r>
    </w:p>
    <w:p w14:paraId="4DCCDE0D">
      <w:pPr>
        <w:pStyle w:val="7"/>
        <w:spacing w:line="273" w:lineRule="auto"/>
        <w:rPr>
          <w:rFonts w:ascii="Bell MT" w:hAnsi="Bell MT"/>
        </w:rPr>
      </w:pPr>
      <w:r>
        <w:rPr>
          <w:rFonts w:ascii="Bell MT" w:hAnsi="Bell MT"/>
        </w:rPr>
        <w:t>After hoping, crying, and wishing, I saw Computer Science.</w:t>
      </w:r>
    </w:p>
    <w:p w14:paraId="11D4CF47">
      <w:pPr>
        <w:pStyle w:val="7"/>
        <w:spacing w:line="273" w:lineRule="auto"/>
        <w:rPr>
          <w:rFonts w:ascii="Bell MT" w:hAnsi="Bell MT"/>
        </w:rPr>
      </w:pPr>
      <w:r>
        <w:rPr>
          <w:rFonts w:ascii="Bell MT" w:hAnsi="Bell MT"/>
        </w:rPr>
        <w:t>The agent was like, when we get to Egypt, it would be changed to the course of choice.</w:t>
      </w:r>
    </w:p>
    <w:p w14:paraId="6DA28C88">
      <w:pPr>
        <w:pStyle w:val="7"/>
        <w:spacing w:line="273" w:lineRule="auto"/>
        <w:rPr>
          <w:rFonts w:ascii="Bell MT" w:hAnsi="Bell MT"/>
        </w:rPr>
      </w:pPr>
      <w:r>
        <w:rPr>
          <w:rFonts w:ascii="Bell MT" w:hAnsi="Bell MT"/>
        </w:rPr>
        <w:t xml:space="preserve">Like, </w:t>
      </w:r>
      <w:r>
        <w:rPr>
          <w:rFonts w:ascii="Bell MT" w:hAnsi="Bell MT"/>
          <w:i/>
          <w:iCs/>
        </w:rPr>
        <w:t>seriously</w:t>
      </w:r>
      <w:r>
        <w:rPr>
          <w:rFonts w:ascii="Bell MT" w:hAnsi="Bell MT"/>
        </w:rPr>
        <w:t>?.</w:t>
      </w:r>
    </w:p>
    <w:p w14:paraId="2F9A45B2">
      <w:pPr>
        <w:pStyle w:val="7"/>
        <w:spacing w:line="273" w:lineRule="auto"/>
        <w:rPr>
          <w:rFonts w:ascii="Bell MT" w:hAnsi="Bell MT"/>
        </w:rPr>
      </w:pPr>
      <w:r>
        <w:rPr>
          <w:rFonts w:ascii="Bell MT" w:hAnsi="Bell MT"/>
        </w:rPr>
        <w:t>Something you can’t change here in Nigeria, what’s the assurance that when I travel to Egypt, you’d give me my choice of course?</w:t>
      </w:r>
    </w:p>
    <w:p w14:paraId="08325296">
      <w:pPr>
        <w:pStyle w:val="7"/>
        <w:spacing w:line="273" w:lineRule="auto"/>
        <w:rPr>
          <w:rFonts w:ascii="Bell MT" w:hAnsi="Bell MT"/>
        </w:rPr>
      </w:pPr>
      <w:r>
        <w:rPr>
          <w:rFonts w:ascii="Bell MT" w:hAnsi="Bell MT"/>
        </w:rPr>
        <w:t>All of us, myself, Mubarak, and Sis. Fadilah had to forfeit it.</w:t>
      </w:r>
    </w:p>
    <w:p w14:paraId="727B8589">
      <w:pPr>
        <w:pStyle w:val="7"/>
        <w:spacing w:line="273" w:lineRule="auto"/>
        <w:rPr>
          <w:rFonts w:ascii="Bell MT" w:hAnsi="Bell MT"/>
        </w:rPr>
      </w:pPr>
      <w:r>
        <w:rPr>
          <w:rStyle w:val="15"/>
          <w:rFonts w:ascii="Bell MT" w:hAnsi="Bell MT"/>
        </w:rPr>
        <w:t>Another one gone!.</w:t>
      </w:r>
    </w:p>
    <w:p w14:paraId="546AEA55">
      <w:pPr>
        <w:pStyle w:val="7"/>
        <w:spacing w:line="273" w:lineRule="auto"/>
        <w:rPr>
          <w:rFonts w:ascii="Bell MT" w:hAnsi="Bell MT"/>
        </w:rPr>
      </w:pPr>
      <w:r>
        <w:rPr>
          <w:rFonts w:ascii="Bell MT" w:hAnsi="Bell MT"/>
        </w:rPr>
        <w:t>Gosh.</w:t>
      </w:r>
    </w:p>
    <w:p w14:paraId="57D35E03">
      <w:pPr>
        <w:pStyle w:val="7"/>
        <w:spacing w:line="273" w:lineRule="auto"/>
        <w:rPr>
          <w:rFonts w:ascii="Bell MT" w:hAnsi="Bell MT"/>
        </w:rPr>
      </w:pPr>
      <w:r>
        <w:rPr>
          <w:rFonts w:ascii="Bell MT" w:hAnsi="Bell MT"/>
        </w:rPr>
        <w:t>Hmmn.</w:t>
      </w:r>
    </w:p>
    <w:p w14:paraId="135C3F88">
      <w:pPr>
        <w:pStyle w:val="7"/>
        <w:spacing w:line="273" w:lineRule="auto"/>
        <w:rPr>
          <w:rFonts w:ascii="Bell MT" w:hAnsi="Bell MT"/>
        </w:rPr>
      </w:pPr>
      <w:r>
        <w:rPr>
          <w:rStyle w:val="15"/>
          <w:rFonts w:ascii="Bell MT" w:hAnsi="Bell MT"/>
        </w:rPr>
        <w:t>It’s well.</w:t>
      </w:r>
    </w:p>
    <w:p w14:paraId="081ECF37">
      <w:pPr>
        <w:pStyle w:val="7"/>
        <w:spacing w:line="273" w:lineRule="auto"/>
        <w:rPr>
          <w:rFonts w:ascii="Bell MT" w:hAnsi="Bell MT"/>
        </w:rPr>
      </w:pPr>
      <w:r>
        <w:rPr>
          <w:rFonts w:ascii="Bell MT" w:hAnsi="Bell MT"/>
        </w:rPr>
        <w:t>Despite the challenges, I would  listen to Mufti Menk, Yasmin Mogahed, and Nouman Ali Khan’s lectures on perseverance, on how to have faith in the midst of adversity, and so on.</w:t>
      </w:r>
    </w:p>
    <w:p w14:paraId="7AD21DD7">
      <w:pPr>
        <w:pStyle w:val="7"/>
        <w:spacing w:line="273" w:lineRule="auto"/>
        <w:rPr>
          <w:rFonts w:ascii="Bell MT" w:hAnsi="Bell MT"/>
        </w:rPr>
      </w:pPr>
      <w:r>
        <w:rPr>
          <w:rFonts w:ascii="Bell MT" w:hAnsi="Bell MT"/>
        </w:rPr>
        <w:t xml:space="preserve">I’d just listen to them from time to time and have </w:t>
      </w:r>
      <w:r>
        <w:rPr>
          <w:rFonts w:ascii="Bell MT" w:hAnsi="Bell MT"/>
          <w:b/>
          <w:bCs/>
        </w:rPr>
        <w:t>HOPE.</w:t>
      </w:r>
    </w:p>
    <w:p w14:paraId="70B3ADB6">
      <w:pPr>
        <w:pStyle w:val="7"/>
        <w:spacing w:line="273" w:lineRule="auto"/>
        <w:rPr>
          <w:rFonts w:ascii="Bell MT" w:hAnsi="Bell MT"/>
        </w:rPr>
      </w:pPr>
      <w:r>
        <w:rPr>
          <w:rFonts w:ascii="Bell MT" w:hAnsi="Bell MT"/>
        </w:rPr>
        <w:t>As time went on, I began to see my struggles as a test from Allah rather than a punishment. I had heard somewhere that any trial that brings you closer to Allah is a test, and when I looked at my own journey, I began to understand my struggles differently.</w:t>
      </w:r>
    </w:p>
    <w:p w14:paraId="4475DEB9">
      <w:pPr>
        <w:pStyle w:val="7"/>
        <w:spacing w:line="273" w:lineRule="auto"/>
        <w:rPr>
          <w:rFonts w:ascii="Bell MT" w:hAnsi="Bell MT"/>
        </w:rPr>
      </w:pPr>
      <w:r>
        <w:rPr>
          <w:rFonts w:ascii="Bell MT" w:hAnsi="Bell MT"/>
        </w:rPr>
        <w:t>Perhaps all these years of waiting, crying, praying, and hoping were not a punishment. Perhaps they were a means of bringing me closer to Allah.</w:t>
      </w:r>
    </w:p>
    <w:p w14:paraId="6F7D4453">
      <w:pPr>
        <w:pStyle w:val="7"/>
        <w:spacing w:line="273" w:lineRule="auto"/>
        <w:rPr>
          <w:rFonts w:ascii="Bell MT" w:hAnsi="Bell MT"/>
        </w:rPr>
      </w:pPr>
      <w:r>
        <w:rPr>
          <w:rFonts w:ascii="Bell MT" w:hAnsi="Bell MT"/>
        </w:rPr>
        <w:t>And one thing I usually do is look up at the sky.</w:t>
      </w:r>
    </w:p>
    <w:p w14:paraId="04F73D41">
      <w:pPr>
        <w:pStyle w:val="7"/>
        <w:spacing w:line="273" w:lineRule="auto"/>
        <w:rPr>
          <w:rFonts w:ascii="Bell MT" w:hAnsi="Bell MT"/>
        </w:rPr>
      </w:pPr>
      <w:r>
        <w:rPr>
          <w:rFonts w:ascii="Bell MT" w:hAnsi="Bell MT"/>
        </w:rPr>
        <w:t>I just like it.</w:t>
      </w:r>
    </w:p>
    <w:p w14:paraId="62C001BC">
      <w:pPr>
        <w:pStyle w:val="7"/>
        <w:spacing w:line="273" w:lineRule="auto"/>
        <w:rPr>
          <w:rFonts w:ascii="Bell MT" w:hAnsi="Bell MT"/>
        </w:rPr>
      </w:pPr>
      <w:r>
        <w:rPr>
          <w:rFonts w:ascii="Bell MT" w:hAnsi="Bell MT"/>
        </w:rPr>
        <w:t>Especially at night.</w:t>
      </w:r>
    </w:p>
    <w:p w14:paraId="1E9ACC78">
      <w:pPr>
        <w:pStyle w:val="7"/>
        <w:spacing w:line="273" w:lineRule="auto"/>
        <w:rPr>
          <w:rFonts w:ascii="Bell MT" w:hAnsi="Bell MT"/>
        </w:rPr>
      </w:pPr>
      <w:r>
        <w:rPr>
          <w:rFonts w:ascii="Bell MT" w:hAnsi="Bell MT"/>
        </w:rPr>
        <w:t>I love to gaze at the moon.</w:t>
      </w:r>
    </w:p>
    <w:p w14:paraId="75481D2E">
      <w:pPr>
        <w:pStyle w:val="7"/>
        <w:spacing w:line="273" w:lineRule="auto"/>
        <w:rPr>
          <w:rFonts w:ascii="Bell MT" w:hAnsi="Bell MT"/>
        </w:rPr>
      </w:pPr>
      <w:r>
        <w:rPr>
          <w:rFonts w:ascii="Bell MT" w:hAnsi="Bell MT"/>
        </w:rPr>
        <w:t>Then my watchword was:</w:t>
      </w:r>
    </w:p>
    <w:p w14:paraId="36883FF4">
      <w:pPr>
        <w:pStyle w:val="7"/>
        <w:spacing w:line="273" w:lineRule="auto"/>
        <w:rPr>
          <w:rFonts w:ascii="Bell MT" w:hAnsi="Bell MT"/>
        </w:rPr>
      </w:pPr>
      <w:r>
        <w:rPr>
          <w:rStyle w:val="15"/>
          <w:rFonts w:ascii="Bell MT" w:hAnsi="Bell MT"/>
        </w:rPr>
        <w:t>“Keep making efforts until certainty overtakes.”</w:t>
      </w:r>
    </w:p>
    <w:p w14:paraId="7E177F63">
      <w:pPr>
        <w:pStyle w:val="7"/>
        <w:spacing w:line="273" w:lineRule="auto"/>
        <w:rPr>
          <w:rFonts w:ascii="Bell MT" w:hAnsi="Bell MT"/>
        </w:rPr>
      </w:pPr>
      <w:r>
        <w:rPr>
          <w:rFonts w:ascii="Bell MT" w:hAnsi="Bell MT"/>
        </w:rPr>
        <w:t>Then, one random evening, my Dad just sent a link to me via WhatsApp which stated that ROSULA Crescent University chapter was giving scholarships to students who finished their SSCE in 2020 and 2021.</w:t>
      </w:r>
    </w:p>
    <w:p w14:paraId="5B89D9A5">
      <w:pPr>
        <w:pStyle w:val="7"/>
        <w:spacing w:line="273" w:lineRule="auto"/>
        <w:rPr>
          <w:rFonts w:ascii="Bell MT" w:hAnsi="Bell MT"/>
        </w:rPr>
      </w:pPr>
      <w:r>
        <w:rPr>
          <w:rFonts w:ascii="Bell MT" w:hAnsi="Bell MT"/>
        </w:rPr>
        <w:t>I knew I wasn’t eligible.</w:t>
      </w:r>
    </w:p>
    <w:p w14:paraId="46CB14D9">
      <w:pPr>
        <w:pStyle w:val="7"/>
        <w:spacing w:line="273" w:lineRule="auto"/>
        <w:rPr>
          <w:rFonts w:ascii="Bell MT" w:hAnsi="Bell MT"/>
        </w:rPr>
      </w:pPr>
      <w:r>
        <w:rPr>
          <w:rFonts w:ascii="Bell MT" w:hAnsi="Bell MT"/>
        </w:rPr>
        <w:t>Because mine was in 2017.</w:t>
      </w:r>
    </w:p>
    <w:p w14:paraId="2B31B40C">
      <w:pPr>
        <w:pStyle w:val="7"/>
        <w:spacing w:line="273" w:lineRule="auto"/>
        <w:rPr>
          <w:rFonts w:ascii="Bell MT" w:hAnsi="Bell MT"/>
        </w:rPr>
      </w:pPr>
      <w:r>
        <w:rPr>
          <w:rFonts w:ascii="Bell MT" w:hAnsi="Bell MT"/>
        </w:rPr>
        <w:t xml:space="preserve">But, as per </w:t>
      </w:r>
      <w:r>
        <w:rPr>
          <w:rStyle w:val="15"/>
          <w:rFonts w:ascii="Bell MT" w:hAnsi="Bell MT"/>
        </w:rPr>
        <w:t>“keep making efforts,”</w:t>
      </w:r>
      <w:r>
        <w:rPr>
          <w:rFonts w:ascii="Bell MT" w:hAnsi="Bell MT"/>
        </w:rPr>
        <w:t xml:space="preserve"> right?</w:t>
      </w:r>
    </w:p>
    <w:p w14:paraId="6645E5CF">
      <w:pPr>
        <w:pStyle w:val="7"/>
        <w:spacing w:line="273" w:lineRule="auto"/>
        <w:rPr>
          <w:rFonts w:ascii="Bell MT" w:hAnsi="Bell MT"/>
        </w:rPr>
      </w:pPr>
      <w:r>
        <w:rPr>
          <w:rFonts w:ascii="Bell MT" w:hAnsi="Bell MT"/>
        </w:rPr>
        <w:t>That’s how I applied to Crescent University, Abeokuta.</w:t>
      </w:r>
    </w:p>
    <w:p w14:paraId="391CBF49">
      <w:pPr>
        <w:pStyle w:val="7"/>
        <w:spacing w:line="273" w:lineRule="auto"/>
        <w:rPr>
          <w:rFonts w:ascii="Bell MT" w:hAnsi="Bell MT"/>
        </w:rPr>
      </w:pPr>
      <w:r>
        <w:rPr>
          <w:rFonts w:ascii="Bell MT" w:hAnsi="Bell MT"/>
        </w:rPr>
        <w:t>If Crescent University didn’t work, maybe Fountain or Al-Hikmah University would.</w:t>
      </w:r>
    </w:p>
    <w:p w14:paraId="176DC477">
      <w:pPr>
        <w:pStyle w:val="7"/>
        <w:spacing w:line="273" w:lineRule="auto"/>
        <w:rPr>
          <w:rFonts w:ascii="Bell MT" w:hAnsi="Bell MT"/>
        </w:rPr>
      </w:pPr>
      <w:r>
        <w:rPr>
          <w:rFonts w:ascii="Bell MT" w:hAnsi="Bell MT"/>
        </w:rPr>
        <w:t>So, that’s how I stepped into Crescent University and entered the Deputy Registrar’s office. After completing my interview, I was handed my admission letter!</w:t>
      </w:r>
    </w:p>
    <w:p w14:paraId="2610941C">
      <w:pPr>
        <w:pStyle w:val="7"/>
        <w:spacing w:line="273" w:lineRule="auto"/>
        <w:rPr>
          <w:rFonts w:ascii="Bell MT" w:hAnsi="Bell MT"/>
        </w:rPr>
      </w:pPr>
      <w:r>
        <w:rPr>
          <w:rFonts w:ascii="Bell MT" w:hAnsi="Bell MT"/>
        </w:rPr>
        <w:t>That moment was funny.</w:t>
      </w:r>
    </w:p>
    <w:p w14:paraId="4BEE40D5">
      <w:pPr>
        <w:pStyle w:val="7"/>
        <w:spacing w:line="273" w:lineRule="auto"/>
        <w:rPr>
          <w:rFonts w:ascii="Bell MT" w:hAnsi="Bell MT"/>
        </w:rPr>
      </w:pPr>
      <w:r>
        <w:rPr>
          <w:rFonts w:ascii="Bell MT" w:hAnsi="Bell MT"/>
        </w:rPr>
        <w:t>It got me contemplating my journey.</w:t>
      </w:r>
    </w:p>
    <w:p w14:paraId="348FE265">
      <w:pPr>
        <w:pStyle w:val="7"/>
        <w:spacing w:line="273" w:lineRule="auto"/>
        <w:rPr>
          <w:rFonts w:ascii="Bell MT" w:hAnsi="Bell MT"/>
        </w:rPr>
      </w:pPr>
      <w:r>
        <w:rPr>
          <w:rFonts w:ascii="Bell MT" w:hAnsi="Bell MT"/>
        </w:rPr>
        <w:t>Like, after I got my admission letter, I came home, observed my Istikhara, and after the prayer, I read that admission letter again.</w:t>
      </w:r>
    </w:p>
    <w:p w14:paraId="62A5E908">
      <w:pPr>
        <w:pStyle w:val="7"/>
        <w:spacing w:line="273" w:lineRule="auto"/>
        <w:rPr>
          <w:rFonts w:ascii="Bell MT" w:hAnsi="Bell MT"/>
        </w:rPr>
      </w:pPr>
      <w:r>
        <w:rPr>
          <w:rFonts w:ascii="Bell MT" w:hAnsi="Bell MT"/>
        </w:rPr>
        <w:t>I was shocked.</w:t>
      </w:r>
    </w:p>
    <w:p w14:paraId="0BD85AAC">
      <w:pPr>
        <w:pStyle w:val="7"/>
        <w:spacing w:line="273" w:lineRule="auto"/>
        <w:rPr>
          <w:rFonts w:ascii="Bell MT" w:hAnsi="Bell MT"/>
        </w:rPr>
      </w:pPr>
      <w:r>
        <w:rPr>
          <w:rStyle w:val="15"/>
          <w:rFonts w:ascii="Bell MT" w:hAnsi="Bell MT"/>
        </w:rPr>
        <w:t>Just like that?</w:t>
      </w:r>
    </w:p>
    <w:p w14:paraId="10F44228">
      <w:pPr>
        <w:pStyle w:val="7"/>
        <w:spacing w:line="273" w:lineRule="auto"/>
        <w:rPr>
          <w:rFonts w:ascii="Bell MT" w:hAnsi="Bell MT"/>
        </w:rPr>
      </w:pPr>
      <w:r>
        <w:rPr>
          <w:rFonts w:ascii="Bell MT" w:hAnsi="Bell MT"/>
        </w:rPr>
        <w:t>The admission I’ve been searching for all this while.</w:t>
      </w:r>
    </w:p>
    <w:p w14:paraId="63B1C9FF">
      <w:pPr>
        <w:pStyle w:val="7"/>
        <w:spacing w:line="273" w:lineRule="auto"/>
        <w:rPr>
          <w:rFonts w:ascii="Bell MT" w:hAnsi="Bell MT"/>
        </w:rPr>
      </w:pPr>
      <w:r>
        <w:rPr>
          <w:rFonts w:ascii="Bell MT" w:hAnsi="Bell MT"/>
        </w:rPr>
        <w:t>The admission that I developed migraines over.</w:t>
      </w:r>
    </w:p>
    <w:p w14:paraId="1DB75B6F">
      <w:pPr>
        <w:pStyle w:val="7"/>
        <w:spacing w:line="273" w:lineRule="auto"/>
        <w:rPr>
          <w:rFonts w:ascii="Bell MT" w:hAnsi="Bell MT"/>
        </w:rPr>
      </w:pPr>
      <w:r>
        <w:rPr>
          <w:rFonts w:ascii="Bell MT" w:hAnsi="Bell MT"/>
        </w:rPr>
        <w:t>The admission I endured lots of insults for.</w:t>
      </w:r>
    </w:p>
    <w:p w14:paraId="6C01EDBF">
      <w:pPr>
        <w:pStyle w:val="7"/>
        <w:spacing w:line="273" w:lineRule="auto"/>
        <w:rPr>
          <w:rFonts w:ascii="Bell MT" w:hAnsi="Bell MT"/>
        </w:rPr>
      </w:pPr>
      <w:r>
        <w:rPr>
          <w:rFonts w:ascii="Bell MT" w:hAnsi="Bell MT"/>
        </w:rPr>
        <w:t>The admission I hoped for.</w:t>
      </w:r>
    </w:p>
    <w:p w14:paraId="21518649">
      <w:pPr>
        <w:pStyle w:val="7"/>
        <w:spacing w:line="273" w:lineRule="auto"/>
        <w:rPr>
          <w:rFonts w:ascii="Bell MT" w:hAnsi="Bell MT"/>
        </w:rPr>
      </w:pPr>
      <w:r>
        <w:rPr>
          <w:rFonts w:ascii="Bell MT" w:hAnsi="Bell MT"/>
        </w:rPr>
        <w:t>The admission I prayed for.</w:t>
      </w:r>
    </w:p>
    <w:p w14:paraId="4C3296D2">
      <w:pPr>
        <w:pStyle w:val="7"/>
        <w:spacing w:line="273" w:lineRule="auto"/>
        <w:rPr>
          <w:rFonts w:ascii="Bell MT" w:hAnsi="Bell MT"/>
        </w:rPr>
      </w:pPr>
      <w:r>
        <w:rPr>
          <w:rFonts w:ascii="Bell MT" w:hAnsi="Bell MT"/>
        </w:rPr>
        <w:t>It was now in my hands.</w:t>
      </w:r>
    </w:p>
    <w:p w14:paraId="48948AD3">
      <w:pPr>
        <w:pStyle w:val="7"/>
        <w:spacing w:line="273" w:lineRule="auto"/>
        <w:rPr>
          <w:rFonts w:ascii="Bell MT" w:hAnsi="Bell MT"/>
        </w:rPr>
      </w:pPr>
      <w:r>
        <w:rPr>
          <w:rFonts w:ascii="Bell MT" w:hAnsi="Bell MT"/>
        </w:rPr>
        <w:t>Also, I got to realize that Crescent University had been working on establishing Nursing programme for the five years I was at home.</w:t>
      </w:r>
    </w:p>
    <w:p w14:paraId="46800B0C">
      <w:pPr>
        <w:pStyle w:val="7"/>
        <w:spacing w:line="273" w:lineRule="auto"/>
        <w:rPr>
          <w:rFonts w:ascii="Bell MT" w:hAnsi="Bell MT"/>
        </w:rPr>
      </w:pPr>
      <w:r>
        <w:rPr>
          <w:rFonts w:ascii="Bell MT" w:hAnsi="Bell MT"/>
        </w:rPr>
        <w:t>So, it meant that all the back and forth I was going through</w:t>
      </w:r>
    </w:p>
    <w:p w14:paraId="0D13AC51">
      <w:pPr>
        <w:pStyle w:val="7"/>
        <w:spacing w:line="273" w:lineRule="auto"/>
        <w:rPr>
          <w:rFonts w:ascii="Bell MT" w:hAnsi="Bell MT"/>
        </w:rPr>
      </w:pPr>
      <w:r>
        <w:rPr>
          <w:rFonts w:ascii="Bell MT" w:hAnsi="Bell MT"/>
        </w:rPr>
        <w:t>Allah just wanted me to wait for His plan for my life.</w:t>
      </w:r>
    </w:p>
    <w:p w14:paraId="093DC1CC">
      <w:pPr>
        <w:pStyle w:val="7"/>
        <w:spacing w:line="273" w:lineRule="auto"/>
        <w:rPr>
          <w:rFonts w:ascii="Bell MT" w:hAnsi="Bell MT"/>
        </w:rPr>
      </w:pPr>
      <w:r>
        <w:rPr>
          <w:rFonts w:ascii="Bell MT" w:hAnsi="Bell MT"/>
        </w:rPr>
        <w:t>All the setbacks were part of Allah’s decree.</w:t>
      </w:r>
    </w:p>
    <w:p w14:paraId="2530F9ED">
      <w:pPr>
        <w:pStyle w:val="7"/>
        <w:spacing w:line="273" w:lineRule="auto"/>
        <w:rPr>
          <w:rFonts w:ascii="Bell MT" w:hAnsi="Bell MT"/>
        </w:rPr>
      </w:pPr>
      <w:r>
        <w:rPr>
          <w:rFonts w:ascii="Bell MT" w:hAnsi="Bell MT"/>
        </w:rPr>
        <w:t>The process actually changed my perspective on life.</w:t>
      </w:r>
    </w:p>
    <w:p w14:paraId="5B0974E0">
      <w:pPr>
        <w:pStyle w:val="7"/>
        <w:spacing w:line="273" w:lineRule="auto"/>
        <w:rPr>
          <w:rFonts w:ascii="Bell MT" w:hAnsi="Bell MT"/>
        </w:rPr>
      </w:pPr>
      <w:r>
        <w:rPr>
          <w:rFonts w:ascii="Bell MT" w:hAnsi="Bell MT"/>
        </w:rPr>
        <w:t>And I’m extremely grateful to everyone who was a part of it.</w:t>
      </w:r>
    </w:p>
    <w:p w14:paraId="4BB3960E">
      <w:pPr>
        <w:pStyle w:val="7"/>
        <w:spacing w:line="273" w:lineRule="auto"/>
        <w:rPr>
          <w:rFonts w:ascii="Bell MT" w:hAnsi="Bell MT"/>
        </w:rPr>
      </w:pPr>
      <w:r>
        <w:rPr>
          <w:rFonts w:ascii="Bell MT" w:hAnsi="Bell MT"/>
        </w:rPr>
        <w:t>But the story isn’t over yet.</w:t>
      </w:r>
    </w:p>
    <w:p w14:paraId="39342E61">
      <w:pPr>
        <w:pStyle w:val="7"/>
        <w:spacing w:line="273" w:lineRule="auto"/>
        <w:rPr>
          <w:rFonts w:ascii="Bell MT" w:hAnsi="Bell MT"/>
        </w:rPr>
      </w:pPr>
      <w:r>
        <w:rPr>
          <w:rFonts w:ascii="Bell MT" w:hAnsi="Bell MT"/>
        </w:rPr>
        <w:t>I feel like crying at this point.</w:t>
      </w:r>
    </w:p>
    <w:p w14:paraId="6B7E4DEB">
      <w:pPr>
        <w:pStyle w:val="7"/>
        <w:spacing w:line="273" w:lineRule="auto"/>
        <w:rPr>
          <w:rFonts w:ascii="Bell MT" w:hAnsi="Bell MT"/>
        </w:rPr>
      </w:pPr>
      <w:r>
        <w:rPr>
          <w:rFonts w:ascii="Bell MT" w:hAnsi="Bell MT"/>
        </w:rPr>
        <w:t>Cos I’m having lots flashbacks!</w:t>
      </w:r>
    </w:p>
    <w:p w14:paraId="256C1AFB">
      <w:pPr>
        <w:pStyle w:val="7"/>
        <w:spacing w:line="273" w:lineRule="auto"/>
        <w:rPr>
          <w:rFonts w:ascii="Bell MT" w:hAnsi="Bell MT"/>
          <w:b/>
          <w:bCs/>
        </w:rPr>
      </w:pPr>
      <w:r>
        <w:rPr>
          <w:rStyle w:val="15"/>
          <w:rFonts w:ascii="Bell MT" w:hAnsi="Bell MT"/>
        </w:rPr>
        <w:t xml:space="preserve"> </w:t>
      </w:r>
      <w:r>
        <w:rPr>
          <w:rFonts w:ascii="Bell MT" w:hAnsi="Bell MT"/>
          <w:b/>
          <w:bCs/>
        </w:rPr>
        <w:t xml:space="preserve"> </w:t>
      </w:r>
    </w:p>
    <w:p w14:paraId="399A24AA">
      <w:pPr>
        <w:pStyle w:val="7"/>
        <w:spacing w:line="273" w:lineRule="auto"/>
        <w:rPr>
          <w:rFonts w:ascii="Bell MT" w:hAnsi="Bell MT"/>
          <w:b/>
          <w:bCs/>
        </w:rPr>
      </w:pPr>
    </w:p>
    <w:p w14:paraId="091EFFBA">
      <w:pPr>
        <w:pStyle w:val="7"/>
        <w:spacing w:line="273" w:lineRule="auto"/>
        <w:rPr>
          <w:rFonts w:ascii="Bell MT" w:hAnsi="Bell MT"/>
          <w:b/>
          <w:bCs/>
        </w:rPr>
      </w:pPr>
    </w:p>
    <w:p w14:paraId="4A2EC7EE">
      <w:pPr>
        <w:pStyle w:val="7"/>
        <w:spacing w:line="273" w:lineRule="auto"/>
        <w:rPr>
          <w:rFonts w:ascii="Bell MT" w:hAnsi="Bell MT"/>
          <w:b/>
          <w:bCs/>
        </w:rPr>
      </w:pPr>
    </w:p>
    <w:p w14:paraId="6F37D72D">
      <w:pPr>
        <w:pStyle w:val="7"/>
        <w:spacing w:line="273" w:lineRule="auto"/>
        <w:rPr>
          <w:rFonts w:ascii="Bell MT" w:hAnsi="Bell MT"/>
          <w:b/>
          <w:bCs/>
        </w:rPr>
      </w:pPr>
    </w:p>
    <w:p w14:paraId="5587C2CC">
      <w:pPr>
        <w:pStyle w:val="7"/>
        <w:spacing w:line="273" w:lineRule="auto"/>
        <w:rPr>
          <w:rFonts w:ascii="Bell MT" w:hAnsi="Bell MT"/>
          <w:b/>
          <w:bCs/>
        </w:rPr>
      </w:pPr>
    </w:p>
    <w:p w14:paraId="0AEF955C">
      <w:pPr>
        <w:pStyle w:val="7"/>
        <w:spacing w:line="273" w:lineRule="auto"/>
        <w:rPr>
          <w:rFonts w:ascii="Bell MT" w:hAnsi="Bell MT"/>
          <w:b/>
          <w:bCs/>
        </w:rPr>
      </w:pPr>
    </w:p>
    <w:p w14:paraId="0428342C">
      <w:pPr>
        <w:pStyle w:val="7"/>
        <w:spacing w:line="273" w:lineRule="auto"/>
        <w:rPr>
          <w:rFonts w:ascii="Bell MT" w:hAnsi="Bell MT"/>
          <w:b/>
          <w:bCs/>
        </w:rPr>
      </w:pPr>
    </w:p>
    <w:p w14:paraId="09EA4E0E">
      <w:pPr>
        <w:pStyle w:val="7"/>
        <w:spacing w:line="273" w:lineRule="auto"/>
        <w:rPr>
          <w:rFonts w:ascii="Bell MT" w:hAnsi="Bell MT"/>
          <w:b/>
          <w:bCs/>
        </w:rPr>
      </w:pPr>
    </w:p>
    <w:p w14:paraId="18661F57">
      <w:pPr>
        <w:pStyle w:val="7"/>
        <w:spacing w:line="273" w:lineRule="auto"/>
        <w:rPr>
          <w:rFonts w:ascii="Bell MT" w:hAnsi="Bell MT"/>
          <w:b/>
          <w:bCs/>
        </w:rPr>
      </w:pPr>
    </w:p>
    <w:p w14:paraId="7623D94B">
      <w:pPr>
        <w:pStyle w:val="7"/>
        <w:spacing w:line="273" w:lineRule="auto"/>
        <w:rPr>
          <w:rFonts w:ascii="Bell MT" w:hAnsi="Bell MT"/>
          <w:b/>
          <w:bCs/>
        </w:rPr>
      </w:pPr>
    </w:p>
    <w:p w14:paraId="2CB65321">
      <w:pPr>
        <w:pStyle w:val="7"/>
        <w:spacing w:line="273" w:lineRule="auto"/>
        <w:rPr>
          <w:rFonts w:ascii="Bell MT" w:hAnsi="Bell MT"/>
          <w:b/>
          <w:bCs/>
        </w:rPr>
      </w:pPr>
    </w:p>
    <w:p w14:paraId="356D80A2">
      <w:pPr>
        <w:pStyle w:val="7"/>
        <w:spacing w:line="273" w:lineRule="auto"/>
        <w:rPr>
          <w:rFonts w:ascii="Bell MT" w:hAnsi="Bell MT"/>
          <w:b/>
          <w:bCs/>
        </w:rPr>
      </w:pPr>
    </w:p>
    <w:p w14:paraId="421D37A8">
      <w:pPr>
        <w:pStyle w:val="7"/>
        <w:spacing w:line="273" w:lineRule="auto"/>
        <w:rPr>
          <w:rFonts w:ascii="Bell MT" w:hAnsi="Bell MT"/>
          <w:b/>
          <w:bCs/>
        </w:rPr>
      </w:pPr>
    </w:p>
    <w:p w14:paraId="2230E562">
      <w:pPr>
        <w:pStyle w:val="7"/>
        <w:spacing w:line="273" w:lineRule="auto"/>
        <w:rPr>
          <w:rFonts w:ascii="Bell MT" w:hAnsi="Bell MT"/>
          <w:b/>
          <w:bCs/>
        </w:rPr>
      </w:pPr>
    </w:p>
    <w:p w14:paraId="51E18CA9">
      <w:pPr>
        <w:pStyle w:val="7"/>
        <w:spacing w:line="273" w:lineRule="auto"/>
        <w:rPr>
          <w:rFonts w:ascii="Bell MT" w:hAnsi="Bell MT"/>
          <w:b/>
          <w:bCs/>
        </w:rPr>
      </w:pPr>
    </w:p>
    <w:p w14:paraId="65BBCCF7">
      <w:pPr>
        <w:pStyle w:val="7"/>
        <w:spacing w:line="273" w:lineRule="auto"/>
        <w:rPr>
          <w:rFonts w:ascii="Bell MT" w:hAnsi="Bell MT"/>
          <w:b/>
          <w:bCs/>
        </w:rPr>
      </w:pPr>
    </w:p>
    <w:p w14:paraId="21787589">
      <w:pPr>
        <w:pStyle w:val="7"/>
        <w:spacing w:line="273" w:lineRule="auto"/>
        <w:rPr>
          <w:rFonts w:ascii="Bell MT" w:hAnsi="Bell MT"/>
          <w:b/>
          <w:bCs/>
        </w:rPr>
      </w:pPr>
    </w:p>
    <w:p w14:paraId="67AB79DD">
      <w:pPr>
        <w:pStyle w:val="7"/>
        <w:spacing w:line="273" w:lineRule="auto"/>
        <w:rPr>
          <w:rFonts w:ascii="Bell MT" w:hAnsi="Bell MT"/>
          <w:b/>
          <w:bCs/>
        </w:rPr>
      </w:pPr>
    </w:p>
    <w:p w14:paraId="17264147">
      <w:pPr>
        <w:pStyle w:val="7"/>
        <w:spacing w:line="273" w:lineRule="auto"/>
        <w:rPr>
          <w:rFonts w:ascii="Bell MT" w:hAnsi="Bell MT"/>
          <w:b/>
          <w:bCs/>
        </w:rPr>
      </w:pPr>
    </w:p>
    <w:p w14:paraId="1D517381">
      <w:pPr>
        <w:pStyle w:val="7"/>
        <w:spacing w:line="273" w:lineRule="auto"/>
        <w:rPr>
          <w:rFonts w:ascii="Bell MT" w:hAnsi="Bell MT"/>
          <w:b/>
          <w:bCs/>
        </w:rPr>
      </w:pPr>
    </w:p>
    <w:p w14:paraId="7FFB4258">
      <w:pPr>
        <w:jc w:val="center"/>
        <w:rPr>
          <w:rFonts w:ascii="Bell MT" w:hAnsi="Bell MT" w:cs="Times New Roman"/>
          <w:b/>
          <w:bCs/>
          <w:sz w:val="24"/>
          <w:szCs w:val="24"/>
        </w:rPr>
      </w:pPr>
      <w:r>
        <w:rPr>
          <w:rFonts w:ascii="Bell MT" w:hAnsi="Bell MT" w:cs="Times New Roman"/>
          <w:b/>
          <w:bCs/>
          <w:sz w:val="24"/>
          <w:szCs w:val="24"/>
        </w:rPr>
        <w:t>CHAPTER SIX</w:t>
      </w:r>
    </w:p>
    <w:p w14:paraId="53728318">
      <w:pPr>
        <w:jc w:val="center"/>
        <w:rPr>
          <w:rFonts w:ascii="Bell MT" w:hAnsi="Bell MT" w:cs="Times New Roman"/>
          <w:b/>
          <w:bCs/>
          <w:sz w:val="24"/>
          <w:szCs w:val="24"/>
        </w:rPr>
      </w:pPr>
      <w:r>
        <w:rPr>
          <w:rFonts w:ascii="Bell MT" w:hAnsi="Bell MT" w:cs="Times New Roman"/>
          <w:b/>
          <w:bCs/>
          <w:sz w:val="24"/>
          <w:szCs w:val="24"/>
        </w:rPr>
        <w:t>GAINING ADMISSION INTO CRESCENT</w:t>
      </w:r>
    </w:p>
    <w:p w14:paraId="584240BE">
      <w:pPr>
        <w:pStyle w:val="16"/>
        <w:spacing w:line="273" w:lineRule="auto"/>
        <w:jc w:val="both"/>
        <w:rPr>
          <w:rFonts w:ascii="Bell MT" w:hAnsi="Bell MT"/>
        </w:rPr>
      </w:pPr>
      <w:r>
        <w:rPr>
          <w:rStyle w:val="15"/>
          <w:rFonts w:ascii="Bell MT" w:hAnsi="Bell MT"/>
          <w:b w:val="0"/>
          <w:bCs w:val="0"/>
        </w:rPr>
        <w:t>The 4th of October 2021</w:t>
      </w:r>
      <w:r>
        <w:rPr>
          <w:rFonts w:ascii="Bell MT" w:hAnsi="Bell MT"/>
        </w:rPr>
        <w:t xml:space="preserve"> was the day I stepped into Crescent University as a full-time undergraduate student. </w:t>
      </w:r>
    </w:p>
    <w:p w14:paraId="72A5BB0D">
      <w:pPr>
        <w:pStyle w:val="16"/>
        <w:spacing w:line="273" w:lineRule="auto"/>
        <w:jc w:val="both"/>
        <w:rPr>
          <w:rFonts w:ascii="Bell MT" w:hAnsi="Bell MT"/>
        </w:rPr>
      </w:pPr>
      <w:r>
        <w:rPr>
          <w:rFonts w:ascii="Bell MT" w:hAnsi="Bell MT"/>
        </w:rPr>
        <w:t>I didn’t even have the time to heal from the hurdle of JAMB or the past five years. As soon as I got my admission letter, I started preparing for my undergraduate degree.</w:t>
      </w:r>
    </w:p>
    <w:p w14:paraId="1EA76D90">
      <w:pPr>
        <w:pStyle w:val="16"/>
        <w:spacing w:line="273" w:lineRule="auto"/>
        <w:jc w:val="both"/>
        <w:rPr>
          <w:rFonts w:ascii="Bell MT" w:hAnsi="Bell MT"/>
        </w:rPr>
      </w:pPr>
      <w:r>
        <w:rPr>
          <w:rFonts w:ascii="Bell MT" w:hAnsi="Bell MT"/>
        </w:rPr>
        <w:t>I got new shoes, a school bag, new clothes, mostly Ankara, and my corporate school wear.</w:t>
      </w:r>
    </w:p>
    <w:p w14:paraId="07A7B8A3">
      <w:pPr>
        <w:pStyle w:val="16"/>
        <w:spacing w:line="273" w:lineRule="auto"/>
        <w:jc w:val="both"/>
        <w:rPr>
          <w:rFonts w:ascii="Bell MT" w:hAnsi="Bell MT"/>
        </w:rPr>
      </w:pPr>
      <w:r>
        <w:rPr>
          <w:rFonts w:ascii="Bell MT" w:hAnsi="Bell MT"/>
        </w:rPr>
        <w:t>I was happy.</w:t>
      </w:r>
    </w:p>
    <w:p w14:paraId="3AFD18A2">
      <w:pPr>
        <w:pStyle w:val="16"/>
        <w:spacing w:line="273" w:lineRule="auto"/>
        <w:jc w:val="both"/>
        <w:rPr>
          <w:rFonts w:ascii="Bell MT" w:hAnsi="Bell MT"/>
        </w:rPr>
      </w:pPr>
      <w:r>
        <w:rPr>
          <w:rFonts w:ascii="Bell MT" w:hAnsi="Bell MT"/>
        </w:rPr>
        <w:t>I was finally going to university. Alhamdulillah</w:t>
      </w:r>
    </w:p>
    <w:p w14:paraId="502BB63A">
      <w:pPr>
        <w:pStyle w:val="16"/>
        <w:spacing w:line="273" w:lineRule="auto"/>
        <w:jc w:val="both"/>
        <w:rPr>
          <w:rFonts w:ascii="Bell MT" w:hAnsi="Bell MT"/>
        </w:rPr>
      </w:pPr>
      <w:r>
        <w:rPr>
          <w:rFonts w:ascii="Bell MT" w:hAnsi="Bell MT"/>
        </w:rPr>
        <w:t>On that fateful morning, I packed my bags, made sure I didn’t forget anything, and bid my family farewell.</w:t>
      </w:r>
    </w:p>
    <w:p w14:paraId="5FE64B50">
      <w:pPr>
        <w:pStyle w:val="16"/>
        <w:spacing w:line="273" w:lineRule="auto"/>
        <w:jc w:val="both"/>
        <w:rPr>
          <w:rFonts w:ascii="Bell MT" w:hAnsi="Bell MT"/>
        </w:rPr>
      </w:pPr>
      <w:r>
        <w:rPr>
          <w:rFonts w:ascii="Bell MT" w:hAnsi="Bell MT"/>
        </w:rPr>
        <w:t>But I was with my mum.</w:t>
      </w:r>
    </w:p>
    <w:p w14:paraId="7C2F2657">
      <w:pPr>
        <w:pStyle w:val="16"/>
        <w:spacing w:line="273" w:lineRule="auto"/>
        <w:jc w:val="both"/>
        <w:rPr>
          <w:rFonts w:ascii="Bell MT" w:hAnsi="Bell MT"/>
        </w:rPr>
      </w:pPr>
      <w:r>
        <w:rPr>
          <w:rFonts w:ascii="Bell MT" w:hAnsi="Bell MT"/>
        </w:rPr>
        <w:t>She brought me to school and even went ahead to choose a room for me. I resumed early, so I had the liberty to pick from any of the available rooms.</w:t>
      </w:r>
    </w:p>
    <w:p w14:paraId="7CBB2C53">
      <w:pPr>
        <w:pStyle w:val="16"/>
        <w:spacing w:line="273" w:lineRule="auto"/>
        <w:jc w:val="both"/>
        <w:rPr>
          <w:rFonts w:ascii="Bell MT" w:hAnsi="Bell MT"/>
        </w:rPr>
      </w:pPr>
      <w:r>
        <w:rPr>
          <w:rFonts w:ascii="Bell MT" w:hAnsi="Bell MT"/>
        </w:rPr>
        <w:t>She suggested I pick the one close to the hostel tank so I wouldn’t have to stress myself fetching water from a far distance.</w:t>
      </w:r>
    </w:p>
    <w:p w14:paraId="42DC3082">
      <w:pPr>
        <w:pStyle w:val="16"/>
        <w:spacing w:line="273" w:lineRule="auto"/>
        <w:jc w:val="both"/>
        <w:rPr>
          <w:rFonts w:ascii="Bell MT" w:hAnsi="Bell MT"/>
        </w:rPr>
      </w:pPr>
      <w:r>
        <w:rPr>
          <w:rFonts w:ascii="Bell MT" w:hAnsi="Bell MT"/>
        </w:rPr>
        <w:t>Which I did.</w:t>
      </w:r>
    </w:p>
    <w:p w14:paraId="7C1FE8D9">
      <w:pPr>
        <w:pStyle w:val="16"/>
        <w:spacing w:line="273" w:lineRule="auto"/>
        <w:jc w:val="both"/>
        <w:rPr>
          <w:rFonts w:ascii="Bell MT" w:hAnsi="Bell MT"/>
        </w:rPr>
      </w:pPr>
      <w:r>
        <w:rPr>
          <w:rFonts w:ascii="Bell MT" w:hAnsi="Bell MT"/>
        </w:rPr>
        <w:t>Then, after dropping my load and she was about to leave, I remember I was about to tear up.</w:t>
      </w:r>
    </w:p>
    <w:p w14:paraId="4EBDABDC">
      <w:pPr>
        <w:pStyle w:val="16"/>
        <w:spacing w:line="273" w:lineRule="auto"/>
        <w:jc w:val="both"/>
        <w:rPr>
          <w:rFonts w:ascii="Bell MT" w:hAnsi="Bell MT"/>
        </w:rPr>
      </w:pPr>
      <w:r>
        <w:rPr>
          <w:rFonts w:ascii="Bell MT" w:hAnsi="Bell MT"/>
        </w:rPr>
        <w:t>But I resisted it and moved on.</w:t>
      </w:r>
    </w:p>
    <w:p w14:paraId="14567A39">
      <w:pPr>
        <w:pStyle w:val="16"/>
        <w:spacing w:line="273" w:lineRule="auto"/>
        <w:jc w:val="both"/>
        <w:rPr>
          <w:rFonts w:ascii="Bell MT" w:hAnsi="Bell MT"/>
        </w:rPr>
      </w:pPr>
      <w:r>
        <w:rPr>
          <w:rFonts w:ascii="Bell MT" w:hAnsi="Bell MT"/>
        </w:rPr>
        <w:t>Then the night came, and I was the only one in my room. My roommate hadn’t resumed yet.</w:t>
      </w:r>
    </w:p>
    <w:p w14:paraId="1276CE23">
      <w:pPr>
        <w:pStyle w:val="16"/>
        <w:spacing w:line="273" w:lineRule="auto"/>
        <w:jc w:val="both"/>
        <w:rPr>
          <w:rFonts w:ascii="Bell MT" w:hAnsi="Bell MT"/>
        </w:rPr>
      </w:pPr>
      <w:r>
        <w:rPr>
          <w:rFonts w:ascii="Bell MT" w:hAnsi="Bell MT"/>
        </w:rPr>
        <w:t>So, I used the opportunity to get myself acquainted with the environment.</w:t>
      </w:r>
    </w:p>
    <w:p w14:paraId="51A8D100">
      <w:pPr>
        <w:pStyle w:val="16"/>
        <w:spacing w:line="273" w:lineRule="auto"/>
        <w:jc w:val="both"/>
        <w:rPr>
          <w:rFonts w:ascii="Bell MT" w:hAnsi="Bell MT"/>
        </w:rPr>
      </w:pPr>
      <w:r>
        <w:rPr>
          <w:rFonts w:ascii="Bell MT" w:hAnsi="Bell MT"/>
        </w:rPr>
        <w:t>And by the following week, classes began.</w:t>
      </w:r>
    </w:p>
    <w:p w14:paraId="20C67D3E">
      <w:pPr>
        <w:pStyle w:val="16"/>
        <w:spacing w:line="273" w:lineRule="auto"/>
        <w:jc w:val="both"/>
        <w:rPr>
          <w:rFonts w:ascii="Bell MT" w:hAnsi="Bell MT"/>
        </w:rPr>
      </w:pPr>
      <w:r>
        <w:rPr>
          <w:rFonts w:ascii="Bell MT" w:hAnsi="Bell MT"/>
        </w:rPr>
        <w:t>I remember the first class I attended was Chemistry class, and I saw this chubby lady from the Microbiology Department. She was looking all cute and well-fed, and she was just answering all the questions.</w:t>
      </w:r>
    </w:p>
    <w:p w14:paraId="2FBE9ED0">
      <w:pPr>
        <w:pStyle w:val="16"/>
        <w:spacing w:line="273" w:lineRule="auto"/>
        <w:jc w:val="both"/>
        <w:rPr>
          <w:rFonts w:ascii="Bell MT" w:hAnsi="Bell MT"/>
        </w:rPr>
      </w:pPr>
      <w:r>
        <w:rPr>
          <w:rFonts w:ascii="Bell MT" w:hAnsi="Bell MT"/>
        </w:rPr>
        <w:t>Immediately, I knew I’d love to be close to her and make her my friend.</w:t>
      </w:r>
    </w:p>
    <w:p w14:paraId="51C3F4C4">
      <w:pPr>
        <w:pStyle w:val="16"/>
        <w:spacing w:line="273" w:lineRule="auto"/>
        <w:jc w:val="both"/>
        <w:rPr>
          <w:rFonts w:ascii="Bell MT" w:hAnsi="Bell MT"/>
        </w:rPr>
      </w:pPr>
      <w:r>
        <w:rPr>
          <w:rFonts w:ascii="Bell MT" w:hAnsi="Bell MT"/>
        </w:rPr>
        <w:t>Then that evening, we sat together for a GNS class. I introduced myself and asked for her name, and ever since then, she has been a wonderful friend.</w:t>
      </w:r>
    </w:p>
    <w:p w14:paraId="53418903">
      <w:pPr>
        <w:pStyle w:val="16"/>
        <w:spacing w:line="273" w:lineRule="auto"/>
        <w:jc w:val="both"/>
        <w:rPr>
          <w:rFonts w:ascii="Bell MT" w:hAnsi="Bell MT"/>
        </w:rPr>
      </w:pPr>
      <w:r>
        <w:rPr>
          <w:rFonts w:ascii="Bell MT" w:hAnsi="Bell MT"/>
        </w:rPr>
        <w:t>I remember I used to call all her names in class then.</w:t>
      </w:r>
    </w:p>
    <w:p w14:paraId="0C527F6D">
      <w:pPr>
        <w:pStyle w:val="16"/>
        <w:spacing w:line="273" w:lineRule="auto"/>
        <w:jc w:val="both"/>
        <w:rPr>
          <w:rFonts w:ascii="Bell MT" w:hAnsi="Bell MT"/>
        </w:rPr>
      </w:pPr>
      <w:r>
        <w:rPr>
          <w:rFonts w:ascii="Bell MT" w:hAnsi="Bell MT"/>
        </w:rPr>
        <w:t xml:space="preserve">I’d start with </w:t>
      </w:r>
      <w:r>
        <w:rPr>
          <w:rStyle w:val="15"/>
          <w:rFonts w:ascii="Bell MT" w:hAnsi="Bell MT"/>
        </w:rPr>
        <w:t>Omisanya</w:t>
      </w:r>
      <w:r>
        <w:rPr>
          <w:rFonts w:ascii="Bell MT" w:hAnsi="Bell MT"/>
        </w:rPr>
        <w:t xml:space="preserve">, her surname, then </w:t>
      </w:r>
      <w:r>
        <w:rPr>
          <w:rStyle w:val="15"/>
          <w:rFonts w:ascii="Bell MT" w:hAnsi="Bell MT"/>
        </w:rPr>
        <w:t>Faridah, Nana, Nimotallahi, Adama, Olaide, Ayinke.</w:t>
      </w:r>
    </w:p>
    <w:p w14:paraId="4E625EED">
      <w:pPr>
        <w:pStyle w:val="16"/>
        <w:spacing w:line="273" w:lineRule="auto"/>
        <w:jc w:val="both"/>
        <w:rPr>
          <w:rFonts w:ascii="Bell MT" w:hAnsi="Bell MT"/>
        </w:rPr>
      </w:pPr>
      <w:r>
        <w:rPr>
          <w:rFonts w:ascii="Bell MT" w:hAnsi="Bell MT"/>
        </w:rPr>
        <w:t>I’d just keep saying it.</w:t>
      </w:r>
    </w:p>
    <w:p w14:paraId="00CB594D">
      <w:pPr>
        <w:pStyle w:val="16"/>
        <w:spacing w:line="273" w:lineRule="auto"/>
        <w:jc w:val="both"/>
        <w:rPr>
          <w:rFonts w:ascii="Bell MT" w:hAnsi="Bell MT"/>
        </w:rPr>
      </w:pPr>
      <w:r>
        <w:rPr>
          <w:rFonts w:ascii="Bell MT" w:hAnsi="Bell MT"/>
        </w:rPr>
        <w:t>And, to be honest, while writing this, I thought I might not be able to remember all seven of them, but I’m glad I did.</w:t>
      </w:r>
    </w:p>
    <w:p w14:paraId="18E857A9">
      <w:pPr>
        <w:pStyle w:val="16"/>
        <w:spacing w:line="273" w:lineRule="auto"/>
        <w:jc w:val="both"/>
        <w:rPr>
          <w:rFonts w:ascii="Bell MT" w:hAnsi="Bell MT"/>
        </w:rPr>
      </w:pPr>
      <w:r>
        <w:rPr>
          <w:rFonts w:ascii="Bell MT" w:hAnsi="Bell MT"/>
        </w:rPr>
        <w:t>Then there was Faridah’s roommate.</w:t>
      </w:r>
    </w:p>
    <w:p w14:paraId="25745B24">
      <w:pPr>
        <w:pStyle w:val="16"/>
        <w:spacing w:line="273" w:lineRule="auto"/>
        <w:jc w:val="both"/>
        <w:rPr>
          <w:rFonts w:ascii="Bell MT" w:hAnsi="Bell MT"/>
        </w:rPr>
      </w:pPr>
      <w:r>
        <w:rPr>
          <w:rFonts w:ascii="Bell MT" w:hAnsi="Bell MT"/>
        </w:rPr>
        <w:t>And the baddest chef ever. Hafsah A.K.A Ummi</w:t>
      </w:r>
    </w:p>
    <w:p w14:paraId="6CDA38E2">
      <w:pPr>
        <w:pStyle w:val="16"/>
        <w:spacing w:line="273" w:lineRule="auto"/>
        <w:jc w:val="both"/>
        <w:rPr>
          <w:rFonts w:ascii="Bell MT" w:hAnsi="Bell MT"/>
        </w:rPr>
      </w:pPr>
      <w:r>
        <w:rPr>
          <w:rFonts w:ascii="Bell MT" w:hAnsi="Bell MT"/>
        </w:rPr>
        <w:t>She had a friend at the time, Mr. Kenny.</w:t>
      </w:r>
    </w:p>
    <w:p w14:paraId="1A5B7ABF">
      <w:pPr>
        <w:pStyle w:val="16"/>
        <w:spacing w:line="273" w:lineRule="auto"/>
        <w:jc w:val="both"/>
        <w:rPr>
          <w:rFonts w:ascii="Bell MT" w:hAnsi="Bell MT"/>
        </w:rPr>
      </w:pPr>
      <w:r>
        <w:rPr>
          <w:rFonts w:ascii="Bell MT" w:hAnsi="Bell MT"/>
        </w:rPr>
        <w:t xml:space="preserve">I call him </w:t>
      </w:r>
      <w:r>
        <w:rPr>
          <w:rStyle w:val="15"/>
          <w:rFonts w:ascii="Bell MT" w:hAnsi="Bell MT"/>
        </w:rPr>
        <w:t>Komorudeen</w:t>
      </w:r>
      <w:r>
        <w:rPr>
          <w:rFonts w:ascii="Bell MT" w:hAnsi="Bell MT"/>
        </w:rPr>
        <w:t xml:space="preserve"> now.</w:t>
      </w:r>
    </w:p>
    <w:p w14:paraId="6C003213">
      <w:pPr>
        <w:pStyle w:val="16"/>
        <w:spacing w:line="273" w:lineRule="auto"/>
        <w:jc w:val="both"/>
        <w:rPr>
          <w:rFonts w:ascii="Bell MT" w:hAnsi="Bell MT"/>
        </w:rPr>
      </w:pPr>
      <w:r>
        <w:rPr>
          <w:rFonts w:ascii="Bell MT" w:hAnsi="Bell MT"/>
        </w:rPr>
        <w:t>He took Faridah and me through our Year 1 MTS class. He was like our go-to person whenever we didn’t understand what was taught in class.</w:t>
      </w:r>
    </w:p>
    <w:p w14:paraId="2C446D3B">
      <w:pPr>
        <w:pStyle w:val="16"/>
        <w:spacing w:line="273" w:lineRule="auto"/>
        <w:jc w:val="both"/>
        <w:rPr>
          <w:rFonts w:ascii="Bell MT" w:hAnsi="Bell MT"/>
        </w:rPr>
      </w:pPr>
      <w:r>
        <w:rPr>
          <w:rFonts w:ascii="Bell MT" w:hAnsi="Bell MT"/>
        </w:rPr>
        <w:t>Yes.</w:t>
      </w:r>
    </w:p>
    <w:p w14:paraId="278C7386">
      <w:pPr>
        <w:pStyle w:val="16"/>
        <w:spacing w:line="273" w:lineRule="auto"/>
        <w:jc w:val="both"/>
        <w:rPr>
          <w:rFonts w:ascii="Bell MT" w:hAnsi="Bell MT"/>
        </w:rPr>
      </w:pPr>
      <w:r>
        <w:rPr>
          <w:rFonts w:ascii="Bell MT" w:hAnsi="Bell MT"/>
        </w:rPr>
        <w:t>Till I entered university, I didn’t like MTS.</w:t>
      </w:r>
    </w:p>
    <w:p w14:paraId="21F4CB6B">
      <w:pPr>
        <w:pStyle w:val="16"/>
        <w:spacing w:line="273" w:lineRule="auto"/>
        <w:jc w:val="both"/>
        <w:rPr>
          <w:rFonts w:ascii="Bell MT" w:hAnsi="Bell MT"/>
        </w:rPr>
      </w:pPr>
      <w:r>
        <w:rPr>
          <w:rFonts w:ascii="Bell MT" w:hAnsi="Bell MT"/>
        </w:rPr>
        <w:t>So, I approached the lecturer, Mr. Adeosun, and explained my plight.</w:t>
      </w:r>
    </w:p>
    <w:p w14:paraId="7E08B8E5">
      <w:pPr>
        <w:pStyle w:val="16"/>
        <w:spacing w:line="273" w:lineRule="auto"/>
        <w:jc w:val="both"/>
        <w:rPr>
          <w:rFonts w:ascii="Bell MT" w:hAnsi="Bell MT"/>
        </w:rPr>
      </w:pPr>
      <w:r>
        <w:rPr>
          <w:rFonts w:ascii="Bell MT" w:hAnsi="Bell MT"/>
        </w:rPr>
        <w:t>To him, it was no big deal.</w:t>
      </w:r>
    </w:p>
    <w:p w14:paraId="339D15E6">
      <w:pPr>
        <w:pStyle w:val="16"/>
        <w:spacing w:line="273" w:lineRule="auto"/>
        <w:jc w:val="both"/>
        <w:rPr>
          <w:rFonts w:ascii="Bell MT" w:hAnsi="Bell MT"/>
        </w:rPr>
      </w:pPr>
      <w:r>
        <w:rPr>
          <w:rFonts w:ascii="Bell MT" w:hAnsi="Bell MT"/>
        </w:rPr>
        <w:t>Then, little by little, he asked students in class to meet with me. So I explained to them what I knew.</w:t>
      </w:r>
    </w:p>
    <w:p w14:paraId="0165703A">
      <w:pPr>
        <w:pStyle w:val="16"/>
        <w:spacing w:line="273" w:lineRule="auto"/>
        <w:jc w:val="both"/>
        <w:rPr>
          <w:rFonts w:ascii="Bell MT" w:hAnsi="Bell MT"/>
        </w:rPr>
      </w:pPr>
      <w:r>
        <w:rPr>
          <w:rFonts w:ascii="Bell MT" w:hAnsi="Bell MT"/>
        </w:rPr>
        <w:t>In my head, I was like:</w:t>
      </w:r>
    </w:p>
    <w:p w14:paraId="3F3057FB">
      <w:pPr>
        <w:pStyle w:val="16"/>
        <w:spacing w:line="273" w:lineRule="auto"/>
        <w:jc w:val="both"/>
        <w:rPr>
          <w:rFonts w:ascii="Bell MT" w:hAnsi="Bell MT"/>
        </w:rPr>
      </w:pPr>
      <w:r>
        <w:rPr>
          <w:rStyle w:val="15"/>
          <w:rFonts w:ascii="Bell MT" w:hAnsi="Bell MT"/>
        </w:rPr>
        <w:t>“I’m as lost as the people he asked me to teach in this class, and yet I am the same person expected to teach others.”</w:t>
      </w:r>
    </w:p>
    <w:p w14:paraId="13747BA2">
      <w:pPr>
        <w:pStyle w:val="16"/>
        <w:spacing w:line="273" w:lineRule="auto"/>
        <w:jc w:val="both"/>
        <w:rPr>
          <w:rFonts w:ascii="Bell MT" w:hAnsi="Bell MT"/>
        </w:rPr>
      </w:pPr>
      <w:r>
        <w:rPr>
          <w:rFonts w:ascii="Bell MT" w:hAnsi="Bell MT"/>
        </w:rPr>
        <w:t>But the strategy forced me to learn more.</w:t>
      </w:r>
    </w:p>
    <w:p w14:paraId="66A552AC">
      <w:pPr>
        <w:pStyle w:val="16"/>
        <w:spacing w:line="273" w:lineRule="auto"/>
        <w:jc w:val="both"/>
        <w:rPr>
          <w:rFonts w:ascii="Bell MT" w:hAnsi="Bell MT"/>
        </w:rPr>
      </w:pPr>
      <w:r>
        <w:rPr>
          <w:rFonts w:ascii="Bell MT" w:hAnsi="Bell MT"/>
        </w:rPr>
        <w:t>I didn’t want to disappoint him.</w:t>
      </w:r>
    </w:p>
    <w:p w14:paraId="53B1C4DA">
      <w:pPr>
        <w:pStyle w:val="16"/>
        <w:spacing w:line="273" w:lineRule="auto"/>
        <w:rPr>
          <w:rFonts w:ascii="Bell MT" w:hAnsi="Bell MT"/>
        </w:rPr>
      </w:pPr>
      <w:r>
        <w:rPr>
          <w:rFonts w:ascii="Bell MT" w:hAnsi="Bell MT"/>
        </w:rPr>
        <w:t>Neither did I want to embarrass myself.</w:t>
      </w:r>
    </w:p>
    <w:p w14:paraId="77D0F705">
      <w:pPr>
        <w:pStyle w:val="16"/>
        <w:spacing w:line="273" w:lineRule="auto"/>
        <w:rPr>
          <w:rFonts w:ascii="Bell MT" w:hAnsi="Bell MT"/>
        </w:rPr>
      </w:pPr>
      <w:r>
        <w:rPr>
          <w:rFonts w:ascii="Bell MT" w:hAnsi="Bell MT"/>
        </w:rPr>
        <w:t>So, I picked a very bitter pill and swallowed it.</w:t>
      </w:r>
    </w:p>
    <w:p w14:paraId="0D3CCEB9">
      <w:pPr>
        <w:pStyle w:val="16"/>
        <w:spacing w:line="273" w:lineRule="auto"/>
        <w:rPr>
          <w:rFonts w:ascii="Bell MT" w:hAnsi="Bell MT"/>
        </w:rPr>
      </w:pPr>
      <w:r>
        <w:rPr>
          <w:rFonts w:ascii="Bell MT" w:hAnsi="Bell MT"/>
        </w:rPr>
        <w:t>I tried to read very well for my MTS, and I was able to teach the little I could.</w:t>
      </w:r>
    </w:p>
    <w:p w14:paraId="48F8B053">
      <w:pPr>
        <w:spacing w:after="100" w:afterAutospacing="1"/>
        <w:rPr>
          <w:rFonts w:ascii="Bell MT" w:hAnsi="Bell MT" w:cs="Times New Roman"/>
          <w:sz w:val="24"/>
          <w:szCs w:val="24"/>
        </w:rPr>
      </w:pPr>
      <w:r>
        <w:rPr>
          <w:rFonts w:ascii="Bell MT" w:hAnsi="Bell MT" w:cs="Times New Roman"/>
          <w:sz w:val="24"/>
          <w:szCs w:val="24"/>
        </w:rPr>
        <w:t>Then, Chemistry.</w:t>
      </w:r>
    </w:p>
    <w:p w14:paraId="0BD6380A">
      <w:pPr>
        <w:spacing w:after="100" w:afterAutospacing="1"/>
        <w:rPr>
          <w:rFonts w:ascii="Bell MT" w:hAnsi="Bell MT" w:cs="Times New Roman"/>
          <w:sz w:val="24"/>
          <w:szCs w:val="24"/>
        </w:rPr>
      </w:pPr>
      <w:r>
        <w:rPr>
          <w:rFonts w:ascii="Bell MT" w:hAnsi="Bell MT" w:cs="Times New Roman"/>
          <w:sz w:val="24"/>
          <w:szCs w:val="24"/>
        </w:rPr>
        <w:t>I remember the second class, when we were given a class assignment, and I got an average score.</w:t>
      </w:r>
    </w:p>
    <w:p w14:paraId="7498B844">
      <w:pPr>
        <w:spacing w:after="100" w:afterAutospacing="1"/>
        <w:rPr>
          <w:rFonts w:ascii="Bell MT" w:hAnsi="Bell MT" w:cs="Times New Roman"/>
          <w:sz w:val="24"/>
          <w:szCs w:val="24"/>
        </w:rPr>
      </w:pPr>
      <w:r>
        <w:rPr>
          <w:rFonts w:ascii="Bell MT" w:hAnsi="Bell MT" w:cs="Times New Roman"/>
          <w:sz w:val="24"/>
          <w:szCs w:val="24"/>
        </w:rPr>
        <w:t>I remember it was on a Friday.</w:t>
      </w:r>
    </w:p>
    <w:p w14:paraId="2E052FF6">
      <w:pPr>
        <w:spacing w:after="100" w:afterAutospacing="1"/>
        <w:rPr>
          <w:rFonts w:ascii="Bell MT" w:hAnsi="Bell MT" w:cs="Times New Roman"/>
          <w:sz w:val="24"/>
          <w:szCs w:val="24"/>
        </w:rPr>
      </w:pPr>
      <w:r>
        <w:rPr>
          <w:rFonts w:ascii="Bell MT" w:hAnsi="Bell MT" w:cs="Times New Roman"/>
          <w:sz w:val="24"/>
          <w:szCs w:val="24"/>
        </w:rPr>
        <w:t>I told my Chemistry lecturer, Dr. Arogundade, that I didn’t understand it, and he took his time to explain the concept to me.</w:t>
      </w:r>
    </w:p>
    <w:p w14:paraId="0080AE98">
      <w:pPr>
        <w:spacing w:after="100" w:afterAutospacing="1"/>
        <w:rPr>
          <w:rFonts w:ascii="Bell MT" w:hAnsi="Bell MT" w:cs="Times New Roman"/>
          <w:sz w:val="24"/>
          <w:szCs w:val="24"/>
        </w:rPr>
      </w:pPr>
      <w:r>
        <w:rPr>
          <w:rFonts w:ascii="Bell MT" w:hAnsi="Bell MT" w:cs="Times New Roman"/>
          <w:sz w:val="24"/>
          <w:szCs w:val="24"/>
        </w:rPr>
        <w:t>That’s why I would forever appreciate my university’s lecturers.</w:t>
      </w:r>
    </w:p>
    <w:p w14:paraId="5B22C7BC">
      <w:pPr>
        <w:spacing w:after="100" w:afterAutospacing="1"/>
        <w:rPr>
          <w:rFonts w:ascii="Bell MT" w:hAnsi="Bell MT" w:cs="Times New Roman"/>
          <w:sz w:val="24"/>
          <w:szCs w:val="24"/>
        </w:rPr>
      </w:pPr>
      <w:r>
        <w:rPr>
          <w:rFonts w:ascii="Bell MT" w:hAnsi="Bell MT" w:cs="Times New Roman"/>
          <w:sz w:val="24"/>
          <w:szCs w:val="24"/>
        </w:rPr>
        <w:t>They are very approachable. If you don’t understand something, they take their time to teach you and may even give you a task to work on, depending on the type of question.</w:t>
      </w:r>
    </w:p>
    <w:p w14:paraId="7D73C718">
      <w:pPr>
        <w:spacing w:after="100" w:afterAutospacing="1"/>
        <w:rPr>
          <w:rFonts w:ascii="Bell MT" w:hAnsi="Bell MT" w:cs="Times New Roman"/>
          <w:sz w:val="24"/>
          <w:szCs w:val="24"/>
        </w:rPr>
      </w:pPr>
      <w:r>
        <w:rPr>
          <w:rFonts w:ascii="Bell MT" w:hAnsi="Bell MT" w:cs="Times New Roman"/>
          <w:sz w:val="24"/>
          <w:szCs w:val="24"/>
        </w:rPr>
        <w:t>Later that evening, I remember chatting with my Aunty, Dr. Kafayah Onigbanjo, I explained what had happened and she said, “Don’t worry. See it as a learning phase,” and that I should brace myself for the task ahead.</w:t>
      </w:r>
    </w:p>
    <w:p w14:paraId="4A7CCC05">
      <w:pPr>
        <w:spacing w:after="100" w:afterAutospacing="1"/>
        <w:rPr>
          <w:rFonts w:ascii="Bell MT" w:hAnsi="Bell MT" w:cs="Times New Roman"/>
          <w:sz w:val="24"/>
          <w:szCs w:val="24"/>
        </w:rPr>
      </w:pPr>
      <w:r>
        <w:rPr>
          <w:rFonts w:ascii="Bell MT" w:hAnsi="Bell MT" w:cs="Times New Roman"/>
          <w:sz w:val="24"/>
          <w:szCs w:val="24"/>
        </w:rPr>
        <w:t>Then, from that weekend until I took my exams, I made sure I read.</w:t>
      </w:r>
    </w:p>
    <w:p w14:paraId="6ABF8B37">
      <w:pPr>
        <w:spacing w:after="100" w:afterAutospacing="1"/>
        <w:rPr>
          <w:rFonts w:ascii="Bell MT" w:hAnsi="Bell MT" w:cs="Times New Roman"/>
          <w:sz w:val="24"/>
          <w:szCs w:val="24"/>
        </w:rPr>
      </w:pPr>
      <w:r>
        <w:rPr>
          <w:rFonts w:ascii="Bell MT" w:hAnsi="Bell MT" w:cs="Times New Roman"/>
          <w:sz w:val="24"/>
          <w:szCs w:val="24"/>
        </w:rPr>
        <w:t>Even during my matriculation, I remember having a Chemistry test the following week. I wasn’t really sure how to deal with the two emotions of having an important event like my matriculation while also preparing for a Chemistry test.</w:t>
      </w:r>
    </w:p>
    <w:p w14:paraId="5258D1AB">
      <w:pPr>
        <w:spacing w:after="100" w:afterAutospacing="1"/>
        <w:rPr>
          <w:rFonts w:ascii="Bell MT" w:hAnsi="Bell MT" w:cs="Times New Roman"/>
          <w:sz w:val="24"/>
          <w:szCs w:val="24"/>
        </w:rPr>
      </w:pPr>
      <w:r>
        <w:rPr>
          <w:rFonts w:ascii="Bell MT" w:hAnsi="Bell MT" w:cs="Times New Roman"/>
          <w:sz w:val="24"/>
          <w:szCs w:val="24"/>
        </w:rPr>
        <w:t>I guess that is what makes us resilient: the ability to multitask and keep moving despite different demands.</w:t>
      </w:r>
    </w:p>
    <w:p w14:paraId="675A356C">
      <w:pPr>
        <w:spacing w:after="100" w:afterAutospacing="1"/>
        <w:rPr>
          <w:rFonts w:ascii="Bell MT" w:hAnsi="Bell MT" w:cs="Times New Roman"/>
          <w:sz w:val="24"/>
          <w:szCs w:val="24"/>
        </w:rPr>
      </w:pPr>
      <w:r>
        <w:rPr>
          <w:rFonts w:ascii="Bell MT" w:hAnsi="Bell MT" w:cs="Times New Roman"/>
          <w:sz w:val="24"/>
          <w:szCs w:val="24"/>
        </w:rPr>
        <w:t>My matriculation was graced by my mum, my elder brother, and my younger brother.</w:t>
      </w:r>
    </w:p>
    <w:p w14:paraId="11F48464">
      <w:pPr>
        <w:spacing w:after="100" w:afterAutospacing="1"/>
        <w:rPr>
          <w:rFonts w:ascii="Bell MT" w:hAnsi="Bell MT" w:cs="Times New Roman"/>
          <w:sz w:val="24"/>
          <w:szCs w:val="24"/>
        </w:rPr>
      </w:pPr>
      <w:r>
        <w:rPr>
          <w:rFonts w:ascii="Bell MT" w:hAnsi="Bell MT" w:cs="Times New Roman"/>
          <w:sz w:val="24"/>
          <w:szCs w:val="24"/>
        </w:rPr>
        <w:t>My brothers have always played a huge role in my life. My elder brother would send me money from time to time, especially when I needed it the most.</w:t>
      </w:r>
    </w:p>
    <w:p w14:paraId="65283CBA">
      <w:pPr>
        <w:spacing w:after="100" w:afterAutospacing="1"/>
        <w:rPr>
          <w:rFonts w:ascii="Bell MT" w:hAnsi="Bell MT" w:cs="Times New Roman"/>
          <w:sz w:val="24"/>
          <w:szCs w:val="24"/>
        </w:rPr>
      </w:pPr>
      <w:r>
        <w:rPr>
          <w:rFonts w:ascii="Bell MT" w:hAnsi="Bell MT" w:cs="Times New Roman"/>
          <w:sz w:val="24"/>
          <w:szCs w:val="24"/>
        </w:rPr>
        <w:t>My younger brother, on the other hand, has always been very protective of me, even though we sometimes fight. LOL.</w:t>
      </w:r>
    </w:p>
    <w:p w14:paraId="22A8B052">
      <w:pPr>
        <w:spacing w:after="100" w:afterAutospacing="1"/>
        <w:rPr>
          <w:rFonts w:ascii="Bell MT" w:hAnsi="Bell MT" w:cs="Times New Roman"/>
          <w:sz w:val="24"/>
          <w:szCs w:val="24"/>
        </w:rPr>
      </w:pPr>
      <w:r>
        <w:rPr>
          <w:rFonts w:ascii="Bell MT" w:hAnsi="Bell MT" w:cs="Times New Roman"/>
          <w:sz w:val="24"/>
          <w:szCs w:val="24"/>
        </w:rPr>
        <w:t>I know myself as someone who can’t start reading just a few days before exams.</w:t>
      </w:r>
    </w:p>
    <w:p w14:paraId="32161296">
      <w:pPr>
        <w:spacing w:after="100" w:afterAutospacing="1"/>
        <w:rPr>
          <w:rFonts w:ascii="Bell MT" w:hAnsi="Bell MT" w:cs="Times New Roman"/>
          <w:sz w:val="24"/>
          <w:szCs w:val="24"/>
        </w:rPr>
      </w:pPr>
      <w:r>
        <w:rPr>
          <w:rFonts w:ascii="Bell MT" w:hAnsi="Bell MT" w:cs="Times New Roman"/>
          <w:sz w:val="24"/>
          <w:szCs w:val="24"/>
        </w:rPr>
        <w:t xml:space="preserve">For me, I have to start from </w:t>
      </w:r>
      <w:r>
        <w:rPr>
          <w:rFonts w:ascii="Bell MT" w:hAnsi="Bell MT" w:cs="Times New Roman"/>
          <w:b/>
          <w:bCs/>
          <w:sz w:val="24"/>
          <w:szCs w:val="24"/>
        </w:rPr>
        <w:t>DAY 1</w:t>
      </w:r>
      <w:r>
        <w:rPr>
          <w:rFonts w:ascii="Bell MT" w:hAnsi="Bell MT" w:cs="Times New Roman"/>
          <w:sz w:val="24"/>
          <w:szCs w:val="24"/>
        </w:rPr>
        <w:t xml:space="preserve"> if I truly want to pass my exams.</w:t>
      </w:r>
    </w:p>
    <w:p w14:paraId="62FF83E7">
      <w:pPr>
        <w:spacing w:after="100" w:afterAutospacing="1"/>
        <w:rPr>
          <w:rFonts w:ascii="Bell MT" w:hAnsi="Bell MT" w:cs="Times New Roman"/>
          <w:sz w:val="24"/>
          <w:szCs w:val="24"/>
        </w:rPr>
      </w:pPr>
      <w:r>
        <w:rPr>
          <w:rFonts w:ascii="Bell MT" w:hAnsi="Bell MT" w:cs="Times New Roman"/>
          <w:sz w:val="24"/>
          <w:szCs w:val="24"/>
        </w:rPr>
        <w:t>I have to sit with myself and study long before the exam or test date has even been fixed, so that when the time comes, I’d just revise my books.</w:t>
      </w:r>
    </w:p>
    <w:p w14:paraId="0C3ED6C2">
      <w:pPr>
        <w:spacing w:after="100" w:afterAutospacing="1"/>
        <w:rPr>
          <w:rFonts w:ascii="Bell MT" w:hAnsi="Bell MT" w:cs="Times New Roman"/>
          <w:sz w:val="24"/>
          <w:szCs w:val="24"/>
        </w:rPr>
      </w:pPr>
      <w:r>
        <w:rPr>
          <w:rFonts w:ascii="Bell MT" w:hAnsi="Bell MT" w:cs="Times New Roman"/>
          <w:sz w:val="24"/>
          <w:szCs w:val="24"/>
        </w:rPr>
        <w:t xml:space="preserve">Also, during my first year at university, I was very intentional about attending </w:t>
      </w:r>
      <w:r>
        <w:rPr>
          <w:rFonts w:ascii="Bell MT" w:hAnsi="Bell MT" w:cs="Times New Roman"/>
          <w:b/>
          <w:bCs/>
          <w:sz w:val="24"/>
          <w:szCs w:val="24"/>
        </w:rPr>
        <w:t>ALL MY CLASSES</w:t>
      </w:r>
      <w:r>
        <w:rPr>
          <w:rFonts w:ascii="Bell MT" w:hAnsi="Bell MT" w:cs="Times New Roman"/>
          <w:sz w:val="24"/>
          <w:szCs w:val="24"/>
        </w:rPr>
        <w:t xml:space="preserve"> and being punctual.</w:t>
      </w:r>
    </w:p>
    <w:p w14:paraId="784BE649">
      <w:pPr>
        <w:pStyle w:val="16"/>
        <w:spacing w:line="273" w:lineRule="auto"/>
        <w:rPr>
          <w:rFonts w:ascii="Bell MT" w:hAnsi="Bell MT"/>
        </w:rPr>
      </w:pPr>
      <w:r>
        <w:rPr>
          <w:rFonts w:ascii="Bell MT" w:hAnsi="Bell MT"/>
        </w:rPr>
        <w:t>Before you say Jack Robinson, I’m in the class.</w:t>
      </w:r>
    </w:p>
    <w:p w14:paraId="52A26856">
      <w:pPr>
        <w:pStyle w:val="16"/>
        <w:spacing w:line="273" w:lineRule="auto"/>
        <w:rPr>
          <w:rFonts w:ascii="Bell MT" w:hAnsi="Bell MT"/>
        </w:rPr>
      </w:pPr>
      <w:r>
        <w:rPr>
          <w:rFonts w:ascii="Bell MT" w:hAnsi="Bell MT"/>
        </w:rPr>
        <w:t>I was extremely serious in my first year.</w:t>
      </w:r>
    </w:p>
    <w:p w14:paraId="1B842895">
      <w:pPr>
        <w:pStyle w:val="16"/>
        <w:spacing w:line="273" w:lineRule="auto"/>
        <w:rPr>
          <w:rFonts w:ascii="Bell MT" w:hAnsi="Bell MT"/>
        </w:rPr>
      </w:pPr>
      <w:r>
        <w:rPr>
          <w:rFonts w:ascii="Bell MT" w:hAnsi="Bell MT"/>
        </w:rPr>
        <w:t>You won’t blame me.</w:t>
      </w:r>
    </w:p>
    <w:p w14:paraId="5D14F0A3">
      <w:pPr>
        <w:pStyle w:val="16"/>
        <w:spacing w:line="273" w:lineRule="auto"/>
        <w:rPr>
          <w:rFonts w:ascii="Bell MT" w:hAnsi="Bell MT"/>
        </w:rPr>
      </w:pPr>
      <w:r>
        <w:rPr>
          <w:rFonts w:ascii="Bell MT" w:hAnsi="Bell MT"/>
        </w:rPr>
        <w:t>I was just acting based on the level of exposure I had during my gap years.</w:t>
      </w:r>
    </w:p>
    <w:p w14:paraId="286B6E23">
      <w:pPr>
        <w:pStyle w:val="16"/>
        <w:spacing w:line="273" w:lineRule="auto"/>
        <w:rPr>
          <w:rFonts w:ascii="Bell MT" w:hAnsi="Bell MT"/>
        </w:rPr>
      </w:pPr>
      <w:r>
        <w:rPr>
          <w:rFonts w:ascii="Bell MT" w:hAnsi="Bell MT"/>
        </w:rPr>
        <w:t xml:space="preserve">I was told, </w:t>
      </w:r>
      <w:r>
        <w:rPr>
          <w:rStyle w:val="15"/>
          <w:rFonts w:ascii="Bell MT" w:hAnsi="Bell MT"/>
        </w:rPr>
        <w:t>“Whatever you want to graduate with, start working towards it from your first year of university.”</w:t>
      </w:r>
    </w:p>
    <w:p w14:paraId="3F946700">
      <w:pPr>
        <w:pStyle w:val="16"/>
        <w:spacing w:line="273" w:lineRule="auto"/>
        <w:rPr>
          <w:rFonts w:ascii="Bell MT" w:hAnsi="Bell MT"/>
        </w:rPr>
      </w:pPr>
      <w:r>
        <w:rPr>
          <w:rFonts w:ascii="Bell MT" w:hAnsi="Bell MT"/>
        </w:rPr>
        <w:t>Which was what I did.</w:t>
      </w:r>
    </w:p>
    <w:p w14:paraId="44C50BDE">
      <w:pPr>
        <w:pStyle w:val="16"/>
        <w:spacing w:line="273" w:lineRule="auto"/>
        <w:rPr>
          <w:rFonts w:ascii="Bell MT" w:hAnsi="Bell MT"/>
        </w:rPr>
      </w:pPr>
      <w:r>
        <w:rPr>
          <w:rFonts w:ascii="Bell MT" w:hAnsi="Bell MT"/>
        </w:rPr>
        <w:t>I was determined to graduate with a First Class right from Year One.</w:t>
      </w:r>
    </w:p>
    <w:p w14:paraId="48BEE953">
      <w:pPr>
        <w:pStyle w:val="16"/>
        <w:spacing w:line="273" w:lineRule="auto"/>
        <w:rPr>
          <w:rFonts w:ascii="Bell MT" w:hAnsi="Bell MT"/>
        </w:rPr>
      </w:pPr>
      <w:r>
        <w:rPr>
          <w:rFonts w:ascii="Bell MT" w:hAnsi="Bell MT"/>
        </w:rPr>
        <w:t>Also, my Physics lecturer, Mr. Olaniyi, advised us during the preparation for our first edition of the Physics Day event, because I was part of the planning committee.</w:t>
      </w:r>
    </w:p>
    <w:p w14:paraId="03FAB84F">
      <w:pPr>
        <w:pStyle w:val="16"/>
        <w:spacing w:line="273" w:lineRule="auto"/>
        <w:rPr>
          <w:rFonts w:ascii="Bell MT" w:hAnsi="Bell MT"/>
        </w:rPr>
      </w:pPr>
      <w:r>
        <w:rPr>
          <w:rFonts w:ascii="Bell MT" w:hAnsi="Bell MT"/>
        </w:rPr>
        <w:t xml:space="preserve">He said: </w:t>
      </w:r>
    </w:p>
    <w:p w14:paraId="5A8871E0">
      <w:pPr>
        <w:pStyle w:val="16"/>
        <w:spacing w:line="273" w:lineRule="auto"/>
        <w:rPr>
          <w:rFonts w:ascii="Bell MT" w:hAnsi="Bell MT"/>
        </w:rPr>
      </w:pPr>
      <w:r>
        <w:rPr>
          <w:rStyle w:val="15"/>
          <w:rFonts w:ascii="Bell MT" w:hAnsi="Bell MT"/>
        </w:rPr>
        <w:t>“I would advise you that, as a private university student, you should try everything within your power to graduate with a First Class or a strong 2:1, because you’d be competing with students from public universities. Hence, you need to go the extra mile so that you can be at par with them.”</w:t>
      </w:r>
    </w:p>
    <w:p w14:paraId="49B83EB6">
      <w:pPr>
        <w:pStyle w:val="16"/>
        <w:spacing w:line="273" w:lineRule="auto"/>
        <w:rPr>
          <w:rFonts w:ascii="Bell MT" w:hAnsi="Bell MT"/>
        </w:rPr>
      </w:pPr>
      <w:r>
        <w:rPr>
          <w:rFonts w:ascii="Bell MT" w:hAnsi="Bell MT"/>
        </w:rPr>
        <w:t>And I got the gist.</w:t>
      </w:r>
    </w:p>
    <w:p w14:paraId="57F143EB">
      <w:pPr>
        <w:pStyle w:val="16"/>
        <w:spacing w:line="273" w:lineRule="auto"/>
        <w:rPr>
          <w:rFonts w:ascii="Bell MT" w:hAnsi="Bell MT"/>
        </w:rPr>
      </w:pPr>
      <w:r>
        <w:rPr>
          <w:rFonts w:ascii="Bell MT" w:hAnsi="Bell MT"/>
        </w:rPr>
        <w:t>At the time I entered university, there were lots of myths about private universities, so it was only necessary for him to give us that advice to keep our feet grounded.</w:t>
      </w:r>
    </w:p>
    <w:p w14:paraId="74E298CE">
      <w:pPr>
        <w:pStyle w:val="16"/>
        <w:spacing w:line="273" w:lineRule="auto"/>
        <w:rPr>
          <w:rFonts w:ascii="Bell MT" w:hAnsi="Bell MT"/>
        </w:rPr>
      </w:pPr>
      <w:r>
        <w:rPr>
          <w:rFonts w:ascii="Bell MT" w:hAnsi="Bell MT"/>
        </w:rPr>
        <w:t xml:space="preserve">Then there was Mr. Adedeji, aka </w:t>
      </w:r>
      <w:r>
        <w:rPr>
          <w:rStyle w:val="15"/>
          <w:rFonts w:ascii="Bell MT" w:hAnsi="Bell MT"/>
        </w:rPr>
        <w:t>Baba Eleja.</w:t>
      </w:r>
    </w:p>
    <w:p w14:paraId="7F5CC8D8">
      <w:pPr>
        <w:pStyle w:val="16"/>
        <w:spacing w:line="273" w:lineRule="auto"/>
        <w:rPr>
          <w:rFonts w:ascii="Bell MT" w:hAnsi="Bell MT"/>
        </w:rPr>
      </w:pPr>
      <w:r>
        <w:rPr>
          <w:rFonts w:ascii="Bell MT" w:hAnsi="Bell MT"/>
        </w:rPr>
        <w:t>Baba Eleja was really interested in our growth.</w:t>
      </w:r>
    </w:p>
    <w:p w14:paraId="07730803">
      <w:pPr>
        <w:pStyle w:val="16"/>
        <w:spacing w:line="273" w:lineRule="auto"/>
        <w:rPr>
          <w:rFonts w:ascii="Bell MT" w:hAnsi="Bell MT"/>
        </w:rPr>
      </w:pPr>
      <w:r>
        <w:rPr>
          <w:rFonts w:ascii="Bell MT" w:hAnsi="Bell MT"/>
        </w:rPr>
        <w:t>He monitored me and Rodiah’s CGPA until we graduated.</w:t>
      </w:r>
    </w:p>
    <w:p w14:paraId="58210E4A">
      <w:pPr>
        <w:pStyle w:val="16"/>
        <w:spacing w:line="273" w:lineRule="auto"/>
        <w:rPr>
          <w:rFonts w:ascii="Bell MT" w:hAnsi="Bell MT"/>
        </w:rPr>
      </w:pPr>
      <w:r>
        <w:rPr>
          <w:rFonts w:ascii="Bell MT" w:hAnsi="Bell MT"/>
        </w:rPr>
        <w:t>He was Rodiah’s mentor in university. He would call to check up on her and ask about her studies from Year One to Year Five.</w:t>
      </w:r>
    </w:p>
    <w:p w14:paraId="7502D738">
      <w:pPr>
        <w:pStyle w:val="16"/>
        <w:spacing w:line="273" w:lineRule="auto"/>
        <w:rPr>
          <w:rFonts w:ascii="Bell MT" w:hAnsi="Bell MT"/>
        </w:rPr>
      </w:pPr>
      <w:r>
        <w:rPr>
          <w:rFonts w:ascii="Bell MT" w:hAnsi="Bell MT"/>
        </w:rPr>
        <w:t>I found that really cute.</w:t>
      </w:r>
    </w:p>
    <w:p w14:paraId="4106AC56">
      <w:pPr>
        <w:pStyle w:val="16"/>
        <w:spacing w:line="273" w:lineRule="auto"/>
        <w:rPr>
          <w:rFonts w:ascii="Bell MT" w:hAnsi="Bell MT"/>
        </w:rPr>
      </w:pPr>
      <w:r>
        <w:rPr>
          <w:rFonts w:ascii="Bell MT" w:hAnsi="Bell MT"/>
        </w:rPr>
        <w:t>And I got really close to Rodiah in Year One.</w:t>
      </w:r>
    </w:p>
    <w:p w14:paraId="5BEDEF84">
      <w:pPr>
        <w:pStyle w:val="16"/>
        <w:spacing w:line="273" w:lineRule="auto"/>
        <w:rPr>
          <w:rFonts w:ascii="Bell MT" w:hAnsi="Bell MT"/>
        </w:rPr>
      </w:pPr>
      <w:r>
        <w:rPr>
          <w:rFonts w:ascii="Bell MT" w:hAnsi="Bell MT"/>
        </w:rPr>
        <w:t>Rodiah had a perfect CGPA in Year One.</w:t>
      </w:r>
    </w:p>
    <w:p w14:paraId="60D27AE8">
      <w:pPr>
        <w:pStyle w:val="16"/>
        <w:spacing w:line="273" w:lineRule="auto"/>
        <w:rPr>
          <w:rFonts w:ascii="Bell MT" w:hAnsi="Bell MT"/>
        </w:rPr>
      </w:pPr>
      <w:r>
        <w:rPr>
          <w:rFonts w:ascii="Bell MT" w:hAnsi="Bell MT"/>
        </w:rPr>
        <w:t xml:space="preserve">She had a </w:t>
      </w:r>
      <w:r>
        <w:rPr>
          <w:rStyle w:val="15"/>
          <w:rFonts w:ascii="Bell MT" w:hAnsi="Bell MT"/>
        </w:rPr>
        <w:t>5.0 CGPA</w:t>
      </w:r>
      <w:r>
        <w:rPr>
          <w:rFonts w:ascii="Bell MT" w:hAnsi="Bell MT"/>
        </w:rPr>
        <w:t xml:space="preserve"> in the first semester, while I had </w:t>
      </w:r>
      <w:r>
        <w:rPr>
          <w:rStyle w:val="15"/>
          <w:rFonts w:ascii="Bell MT" w:hAnsi="Bell MT"/>
        </w:rPr>
        <w:t>4.96</w:t>
      </w:r>
      <w:r>
        <w:rPr>
          <w:rFonts w:ascii="Bell MT" w:hAnsi="Bell MT"/>
        </w:rPr>
        <w:t>.</w:t>
      </w:r>
    </w:p>
    <w:p w14:paraId="147569BC">
      <w:pPr>
        <w:pStyle w:val="16"/>
        <w:spacing w:line="273" w:lineRule="auto"/>
        <w:rPr>
          <w:rFonts w:ascii="Bell MT" w:hAnsi="Bell MT"/>
        </w:rPr>
      </w:pPr>
      <w:r>
        <w:rPr>
          <w:rFonts w:ascii="Bell MT" w:hAnsi="Bell MT"/>
        </w:rPr>
        <w:t>Then, in the second semester, I got even closer to her because I wanted to get closer to her academic level.</w:t>
      </w:r>
    </w:p>
    <w:p w14:paraId="7FD5DCD5">
      <w:pPr>
        <w:pStyle w:val="16"/>
        <w:spacing w:line="273" w:lineRule="auto"/>
        <w:rPr>
          <w:rFonts w:ascii="Bell MT" w:hAnsi="Bell MT"/>
        </w:rPr>
      </w:pPr>
      <w:r>
        <w:rPr>
          <w:rFonts w:ascii="Bell MT" w:hAnsi="Bell MT"/>
        </w:rPr>
        <w:t>Yes.</w:t>
      </w:r>
    </w:p>
    <w:p w14:paraId="0EF04C50">
      <w:pPr>
        <w:pStyle w:val="16"/>
        <w:spacing w:line="273" w:lineRule="auto"/>
        <w:rPr>
          <w:rFonts w:ascii="Bell MT" w:hAnsi="Bell MT"/>
        </w:rPr>
      </w:pPr>
      <w:r>
        <w:rPr>
          <w:rFonts w:ascii="Bell MT" w:hAnsi="Bell MT"/>
        </w:rPr>
        <w:t>We were close in the first semester of Year One, but we had to get even closer in the second semester.</w:t>
      </w:r>
    </w:p>
    <w:p w14:paraId="0FD90DC2">
      <w:pPr>
        <w:pStyle w:val="16"/>
        <w:spacing w:line="273" w:lineRule="auto"/>
        <w:rPr>
          <w:rFonts w:ascii="Bell MT" w:hAnsi="Bell MT"/>
        </w:rPr>
      </w:pPr>
      <w:r>
        <w:rPr>
          <w:rFonts w:ascii="Bell MT" w:hAnsi="Bell MT"/>
        </w:rPr>
        <w:t xml:space="preserve">And I reflected it in my grades because, just like her, I had a </w:t>
      </w:r>
      <w:r>
        <w:rPr>
          <w:rStyle w:val="15"/>
          <w:rFonts w:ascii="Bell MT" w:hAnsi="Bell MT"/>
        </w:rPr>
        <w:t>5.0 GPA</w:t>
      </w:r>
      <w:r>
        <w:rPr>
          <w:rStyle w:val="15"/>
          <w:rFonts w:ascii="Bell MT" w:hAnsi="Bell MT"/>
          <w:b w:val="0"/>
          <w:bCs w:val="0"/>
        </w:rPr>
        <w:t>, while my CGPA rose to 4.98</w:t>
      </w:r>
      <w:r>
        <w:rPr>
          <w:rFonts w:ascii="Bell MT" w:hAnsi="Bell MT"/>
        </w:rPr>
        <w:t xml:space="preserve">. </w:t>
      </w:r>
    </w:p>
    <w:p w14:paraId="6DBDE1E7">
      <w:pPr>
        <w:pStyle w:val="16"/>
        <w:spacing w:line="273" w:lineRule="auto"/>
        <w:rPr>
          <w:rFonts w:ascii="Bell MT" w:hAnsi="Bell MT"/>
        </w:rPr>
      </w:pPr>
      <w:r>
        <w:rPr>
          <w:rFonts w:ascii="Bell MT" w:hAnsi="Bell MT"/>
        </w:rPr>
        <w:t xml:space="preserve"> Opeyemi, Soffiyah Oyedele, and I used to read in the auditorium on weekends so we could make Mama proud.</w:t>
      </w:r>
    </w:p>
    <w:p w14:paraId="11E2AEE1">
      <w:pPr>
        <w:pStyle w:val="16"/>
        <w:spacing w:line="273" w:lineRule="auto"/>
        <w:rPr>
          <w:rFonts w:ascii="Bell MT" w:hAnsi="Bell MT"/>
        </w:rPr>
      </w:pPr>
      <w:r>
        <w:rPr>
          <w:rFonts w:ascii="Bell MT" w:hAnsi="Bell MT"/>
        </w:rPr>
        <w:t>LOL</w:t>
      </w:r>
    </w:p>
    <w:p w14:paraId="20F7481B">
      <w:pPr>
        <w:pStyle w:val="16"/>
        <w:spacing w:line="273" w:lineRule="auto"/>
        <w:rPr>
          <w:rFonts w:ascii="Bell MT" w:hAnsi="Bell MT"/>
        </w:rPr>
      </w:pPr>
      <w:r>
        <w:rPr>
          <w:rStyle w:val="15"/>
          <w:rFonts w:ascii="Bell MT" w:hAnsi="Bell MT"/>
        </w:rPr>
        <w:t>Alhamdulillah.</w:t>
      </w:r>
    </w:p>
    <w:p w14:paraId="5E388589">
      <w:pPr>
        <w:pStyle w:val="16"/>
        <w:spacing w:line="273" w:lineRule="auto"/>
        <w:rPr>
          <w:rFonts w:ascii="Bell MT" w:hAnsi="Bell MT"/>
        </w:rPr>
      </w:pPr>
      <w:r>
        <w:rPr>
          <w:rFonts w:ascii="Bell MT" w:hAnsi="Bell MT"/>
        </w:rPr>
        <w:t xml:space="preserve">At the end of my first year, I entered the Nursing Department with a </w:t>
      </w:r>
      <w:r>
        <w:rPr>
          <w:rStyle w:val="15"/>
          <w:rFonts w:ascii="Bell MT" w:hAnsi="Bell MT"/>
        </w:rPr>
        <w:t>CGPA of 4.98.</w:t>
      </w:r>
    </w:p>
    <w:p w14:paraId="66DB9FCB">
      <w:pPr>
        <w:pStyle w:val="16"/>
        <w:spacing w:line="273" w:lineRule="auto"/>
        <w:rPr>
          <w:rFonts w:ascii="Bell MT" w:hAnsi="Bell MT"/>
        </w:rPr>
      </w:pPr>
      <w:r>
        <w:rPr>
          <w:rFonts w:ascii="Bell MT" w:hAnsi="Bell MT"/>
        </w:rPr>
        <w:t>I remember showing my grade to Mr. Abdul-Mojeed Miftahudeen, and he was like:</w:t>
      </w:r>
    </w:p>
    <w:p w14:paraId="79D3BEF4">
      <w:pPr>
        <w:pStyle w:val="16"/>
        <w:spacing w:line="273" w:lineRule="auto"/>
        <w:rPr>
          <w:rFonts w:ascii="Bell MT" w:hAnsi="Bell MT"/>
        </w:rPr>
      </w:pPr>
      <w:r>
        <w:rPr>
          <w:rStyle w:val="15"/>
          <w:rFonts w:ascii="Bell MT" w:hAnsi="Bell MT"/>
        </w:rPr>
        <w:t>“This is just the beginning.”</w:t>
      </w:r>
    </w:p>
    <w:p w14:paraId="284B0069">
      <w:pPr>
        <w:pStyle w:val="16"/>
        <w:spacing w:line="273" w:lineRule="auto"/>
        <w:rPr>
          <w:rFonts w:ascii="Bell MT" w:hAnsi="Bell MT"/>
        </w:rPr>
      </w:pPr>
      <w:r>
        <w:rPr>
          <w:rFonts w:ascii="Bell MT" w:hAnsi="Bell MT"/>
        </w:rPr>
        <w:t>And I knew what he meant.</w:t>
      </w:r>
    </w:p>
    <w:p w14:paraId="29F7FB5F">
      <w:pPr>
        <w:pStyle w:val="16"/>
        <w:spacing w:line="273" w:lineRule="auto"/>
        <w:rPr>
          <w:rFonts w:ascii="Bell MT" w:hAnsi="Bell MT"/>
        </w:rPr>
      </w:pPr>
      <w:r>
        <w:rPr>
          <w:rFonts w:ascii="Bell MT" w:hAnsi="Bell MT"/>
        </w:rPr>
        <w:t>He equally graduated with a First Class, and you know, I read somewhere that you have to roll with people who have accomplished what you set out to accomplish.</w:t>
      </w:r>
    </w:p>
    <w:p w14:paraId="0380870D">
      <w:pPr>
        <w:pStyle w:val="16"/>
        <w:spacing w:line="273" w:lineRule="auto"/>
        <w:rPr>
          <w:rFonts w:ascii="Bell MT" w:hAnsi="Bell MT"/>
        </w:rPr>
      </w:pPr>
      <w:r>
        <w:rPr>
          <w:rFonts w:ascii="Bell MT" w:hAnsi="Bell MT"/>
        </w:rPr>
        <w:t>From what he said, I could tell he was saying it from his own experience as a First Class graduate.</w:t>
      </w:r>
    </w:p>
    <w:p w14:paraId="39666503">
      <w:pPr>
        <w:pStyle w:val="16"/>
        <w:spacing w:line="273" w:lineRule="auto"/>
        <w:rPr>
          <w:rFonts w:ascii="Bell MT" w:hAnsi="Bell MT"/>
        </w:rPr>
      </w:pPr>
      <w:r>
        <w:rPr>
          <w:rFonts w:ascii="Bell MT" w:hAnsi="Bell MT"/>
        </w:rPr>
        <w:t>All that mattered wasn’t just starting with a First Class or being on a First Class trajectory.</w:t>
      </w:r>
    </w:p>
    <w:p w14:paraId="328B147C">
      <w:pPr>
        <w:pStyle w:val="16"/>
        <w:spacing w:line="273" w:lineRule="auto"/>
        <w:rPr>
          <w:rFonts w:ascii="Bell MT" w:hAnsi="Bell MT"/>
        </w:rPr>
      </w:pPr>
      <w:r>
        <w:rPr>
          <w:rFonts w:ascii="Bell MT" w:hAnsi="Bell MT"/>
        </w:rPr>
        <w:t xml:space="preserve">The joy was to </w:t>
      </w:r>
      <w:r>
        <w:rPr>
          <w:rStyle w:val="15"/>
          <w:rFonts w:ascii="Bell MT" w:hAnsi="Bell MT"/>
        </w:rPr>
        <w:t>finish with a First Class.</w:t>
      </w:r>
    </w:p>
    <w:p w14:paraId="21327AEA">
      <w:pPr>
        <w:pStyle w:val="16"/>
        <w:spacing w:line="273" w:lineRule="auto"/>
        <w:rPr>
          <w:rFonts w:ascii="Bell MT" w:hAnsi="Bell MT"/>
        </w:rPr>
      </w:pPr>
      <w:r>
        <w:rPr>
          <w:rFonts w:ascii="Bell MT" w:hAnsi="Bell MT"/>
        </w:rPr>
        <w:t>Which was what I knew he was trying to say.</w:t>
      </w:r>
    </w:p>
    <w:p w14:paraId="221777B3">
      <w:pPr>
        <w:pStyle w:val="16"/>
        <w:spacing w:line="273" w:lineRule="auto"/>
        <w:rPr>
          <w:rFonts w:ascii="Bell MT" w:hAnsi="Bell MT"/>
        </w:rPr>
      </w:pPr>
      <w:r>
        <w:rPr>
          <w:rFonts w:ascii="Bell MT" w:hAnsi="Bell MT"/>
        </w:rPr>
        <w:t>He said:</w:t>
      </w:r>
    </w:p>
    <w:p w14:paraId="49B69D9B">
      <w:pPr>
        <w:pStyle w:val="16"/>
        <w:spacing w:line="273" w:lineRule="auto"/>
        <w:rPr>
          <w:rFonts w:ascii="Bell MT" w:hAnsi="Bell MT"/>
        </w:rPr>
      </w:pPr>
      <w:r>
        <w:rPr>
          <w:rStyle w:val="15"/>
          <w:rFonts w:ascii="Bell MT" w:hAnsi="Bell MT"/>
        </w:rPr>
        <w:t>“Your eyes should be on the prize, girl.”</w:t>
      </w:r>
    </w:p>
    <w:p w14:paraId="666DFF0A">
      <w:pPr>
        <w:pStyle w:val="16"/>
        <w:spacing w:line="273" w:lineRule="auto"/>
        <w:rPr>
          <w:rFonts w:ascii="Bell MT" w:hAnsi="Bell MT"/>
        </w:rPr>
      </w:pPr>
      <w:r>
        <w:rPr>
          <w:rFonts w:ascii="Bell MT" w:hAnsi="Bell MT"/>
        </w:rPr>
        <w:t>And yes, I do send my semester results to him as well.</w:t>
      </w:r>
    </w:p>
    <w:p w14:paraId="518DD7EF">
      <w:pPr>
        <w:pStyle w:val="16"/>
        <w:spacing w:line="273" w:lineRule="auto"/>
        <w:rPr>
          <w:rFonts w:ascii="Bell MT" w:hAnsi="Bell MT"/>
        </w:rPr>
      </w:pPr>
      <w:r>
        <w:rPr>
          <w:rFonts w:ascii="Bell MT" w:hAnsi="Bell MT"/>
        </w:rPr>
        <w:t>I’m grateful to Allah for the gift of wonderful people He sent my way.</w:t>
      </w:r>
    </w:p>
    <w:p w14:paraId="2230DD7B">
      <w:pPr>
        <w:rPr>
          <w:rFonts w:ascii="Bell MT" w:hAnsi="Bell MT" w:eastAsia="MS Gothic" w:cs="Times New Roman"/>
          <w:b/>
          <w:bCs/>
          <w:color w:val="366091"/>
          <w:sz w:val="24"/>
          <w:szCs w:val="24"/>
        </w:rPr>
      </w:pPr>
      <w:r>
        <w:rPr>
          <w:rFonts w:ascii="Bell MT" w:hAnsi="Bell MT" w:eastAsia="MS Gothic" w:cs="Times New Roman"/>
          <w:b/>
          <w:bCs/>
          <w:color w:val="366091"/>
          <w:sz w:val="24"/>
          <w:szCs w:val="24"/>
        </w:rPr>
        <w:t xml:space="preserve"> </w:t>
      </w:r>
    </w:p>
    <w:p w14:paraId="0B723910">
      <w:pPr>
        <w:rPr>
          <w:rFonts w:ascii="Bell MT" w:hAnsi="Bell MT" w:eastAsia="MS Gothic" w:cs="Times New Roman"/>
          <w:b/>
          <w:bCs/>
          <w:color w:val="366091"/>
          <w:sz w:val="24"/>
          <w:szCs w:val="24"/>
        </w:rPr>
      </w:pPr>
      <w:r>
        <w:rPr>
          <w:rFonts w:ascii="Bell MT" w:hAnsi="Bell MT" w:eastAsia="MS Gothic" w:cs="Times New Roman"/>
          <w:b/>
          <w:bCs/>
          <w:color w:val="366091"/>
          <w:sz w:val="24"/>
          <w:szCs w:val="24"/>
        </w:rPr>
        <w:t xml:space="preserve"> </w:t>
      </w:r>
    </w:p>
    <w:p w14:paraId="0505981E">
      <w:pPr>
        <w:rPr>
          <w:rFonts w:ascii="Bell MT" w:hAnsi="Bell MT" w:eastAsia="MS Gothic" w:cs="Times New Roman"/>
          <w:b/>
          <w:bCs/>
          <w:color w:val="366091"/>
          <w:sz w:val="24"/>
          <w:szCs w:val="24"/>
        </w:rPr>
      </w:pPr>
      <w:r>
        <w:rPr>
          <w:rFonts w:ascii="Bell MT" w:hAnsi="Bell MT" w:eastAsia="MS Gothic" w:cs="Times New Roman"/>
          <w:b/>
          <w:bCs/>
          <w:color w:val="366091"/>
          <w:sz w:val="24"/>
          <w:szCs w:val="24"/>
        </w:rPr>
        <w:t xml:space="preserve"> </w:t>
      </w:r>
    </w:p>
    <w:p w14:paraId="582820C2">
      <w:pPr>
        <w:rPr>
          <w:rFonts w:ascii="Bell MT" w:hAnsi="Bell MT" w:eastAsia="MS Mincho" w:cs="Times New Roman"/>
          <w:b/>
          <w:bCs/>
          <w:sz w:val="24"/>
          <w:szCs w:val="24"/>
        </w:rPr>
      </w:pPr>
      <w:r>
        <w:rPr>
          <w:rFonts w:ascii="Bell MT" w:hAnsi="Bell MT" w:cs="Times New Roman"/>
          <w:b/>
          <w:bCs/>
          <w:sz w:val="24"/>
          <w:szCs w:val="24"/>
        </w:rPr>
        <w:t xml:space="preserve"> </w:t>
      </w:r>
    </w:p>
    <w:p w14:paraId="0AAF0B7B">
      <w:pPr>
        <w:jc w:val="center"/>
        <w:rPr>
          <w:rFonts w:ascii="Bell MT" w:hAnsi="Bell MT" w:cs="Times New Roman"/>
          <w:b/>
          <w:bCs/>
          <w:sz w:val="24"/>
          <w:szCs w:val="24"/>
        </w:rPr>
      </w:pPr>
      <w:r>
        <w:rPr>
          <w:rFonts w:ascii="Bell MT" w:hAnsi="Bell MT" w:cs="Times New Roman"/>
          <w:b/>
          <w:bCs/>
          <w:sz w:val="24"/>
          <w:szCs w:val="24"/>
        </w:rPr>
        <w:t xml:space="preserve"> </w:t>
      </w:r>
    </w:p>
    <w:p w14:paraId="58C8730D">
      <w:pPr>
        <w:jc w:val="center"/>
        <w:rPr>
          <w:rFonts w:ascii="Bell MT" w:hAnsi="Bell MT" w:cs="Times New Roman"/>
          <w:b/>
          <w:bCs/>
          <w:sz w:val="24"/>
          <w:szCs w:val="24"/>
        </w:rPr>
      </w:pPr>
      <w:r>
        <w:rPr>
          <w:rFonts w:ascii="Bell MT" w:hAnsi="Bell MT" w:cs="Times New Roman"/>
          <w:b/>
          <w:bCs/>
          <w:sz w:val="24"/>
          <w:szCs w:val="24"/>
        </w:rPr>
        <w:t xml:space="preserve"> </w:t>
      </w:r>
    </w:p>
    <w:p w14:paraId="58AE10EC">
      <w:pPr>
        <w:jc w:val="center"/>
        <w:rPr>
          <w:rFonts w:ascii="Bell MT" w:hAnsi="Bell MT" w:cs="Times New Roman"/>
          <w:b/>
          <w:bCs/>
          <w:sz w:val="24"/>
          <w:szCs w:val="24"/>
        </w:rPr>
      </w:pPr>
      <w:r>
        <w:rPr>
          <w:rFonts w:ascii="Bell MT" w:hAnsi="Bell MT" w:cs="Times New Roman"/>
          <w:b/>
          <w:bCs/>
          <w:sz w:val="24"/>
          <w:szCs w:val="24"/>
        </w:rPr>
        <w:t xml:space="preserve"> </w:t>
      </w:r>
    </w:p>
    <w:p w14:paraId="50D4EB8C">
      <w:pPr>
        <w:jc w:val="center"/>
        <w:rPr>
          <w:rFonts w:ascii="Bell MT" w:hAnsi="Bell MT" w:cs="Times New Roman"/>
          <w:b/>
          <w:bCs/>
          <w:sz w:val="24"/>
          <w:szCs w:val="24"/>
        </w:rPr>
      </w:pPr>
      <w:r>
        <w:rPr>
          <w:rFonts w:ascii="Bell MT" w:hAnsi="Bell MT" w:cs="Times New Roman"/>
          <w:b/>
          <w:bCs/>
          <w:sz w:val="24"/>
          <w:szCs w:val="24"/>
        </w:rPr>
        <w:t xml:space="preserve"> </w:t>
      </w:r>
    </w:p>
    <w:p w14:paraId="6F188D26">
      <w:pPr>
        <w:jc w:val="center"/>
        <w:rPr>
          <w:rFonts w:ascii="Bell MT" w:hAnsi="Bell MT" w:cs="Times New Roman"/>
          <w:b/>
          <w:bCs/>
          <w:sz w:val="24"/>
          <w:szCs w:val="24"/>
        </w:rPr>
      </w:pPr>
      <w:r>
        <w:rPr>
          <w:rFonts w:ascii="Bell MT" w:hAnsi="Bell MT" w:cs="Times New Roman"/>
          <w:b/>
          <w:bCs/>
          <w:sz w:val="24"/>
          <w:szCs w:val="24"/>
        </w:rPr>
        <w:t xml:space="preserve"> </w:t>
      </w:r>
    </w:p>
    <w:p w14:paraId="297A1307">
      <w:pPr>
        <w:jc w:val="center"/>
        <w:rPr>
          <w:rFonts w:ascii="Bell MT" w:hAnsi="Bell MT" w:cs="Times New Roman"/>
          <w:b/>
          <w:bCs/>
          <w:sz w:val="24"/>
          <w:szCs w:val="24"/>
        </w:rPr>
      </w:pPr>
      <w:r>
        <w:rPr>
          <w:rFonts w:ascii="Bell MT" w:hAnsi="Bell MT" w:cs="Times New Roman"/>
          <w:b/>
          <w:bCs/>
          <w:sz w:val="24"/>
          <w:szCs w:val="24"/>
        </w:rPr>
        <w:t xml:space="preserve"> </w:t>
      </w:r>
    </w:p>
    <w:p w14:paraId="66C3C63A">
      <w:pPr>
        <w:jc w:val="center"/>
        <w:rPr>
          <w:rFonts w:ascii="Bell MT" w:hAnsi="Bell MT" w:cs="Times New Roman"/>
          <w:b/>
          <w:bCs/>
          <w:sz w:val="24"/>
          <w:szCs w:val="24"/>
        </w:rPr>
      </w:pPr>
      <w:r>
        <w:rPr>
          <w:rFonts w:ascii="Bell MT" w:hAnsi="Bell MT" w:cs="Times New Roman"/>
          <w:b/>
          <w:bCs/>
          <w:sz w:val="24"/>
          <w:szCs w:val="24"/>
        </w:rPr>
        <w:t xml:space="preserve"> </w:t>
      </w:r>
    </w:p>
    <w:p w14:paraId="1C6F50B4">
      <w:pPr>
        <w:jc w:val="center"/>
        <w:rPr>
          <w:rFonts w:ascii="Bell MT" w:hAnsi="Bell MT" w:cs="Times New Roman"/>
          <w:b/>
          <w:bCs/>
          <w:sz w:val="24"/>
          <w:szCs w:val="24"/>
        </w:rPr>
      </w:pPr>
      <w:r>
        <w:rPr>
          <w:rFonts w:ascii="Bell MT" w:hAnsi="Bell MT" w:cs="Times New Roman"/>
          <w:b/>
          <w:bCs/>
          <w:sz w:val="24"/>
          <w:szCs w:val="24"/>
        </w:rPr>
        <w:t xml:space="preserve"> </w:t>
      </w:r>
    </w:p>
    <w:p w14:paraId="4EECA360">
      <w:pPr>
        <w:jc w:val="center"/>
        <w:rPr>
          <w:rFonts w:ascii="Bell MT" w:hAnsi="Bell MT" w:cs="Times New Roman"/>
          <w:b/>
          <w:bCs/>
          <w:sz w:val="24"/>
          <w:szCs w:val="24"/>
        </w:rPr>
      </w:pPr>
      <w:r>
        <w:rPr>
          <w:rFonts w:ascii="Bell MT" w:hAnsi="Bell MT" w:cs="Times New Roman"/>
          <w:b/>
          <w:bCs/>
          <w:sz w:val="24"/>
          <w:szCs w:val="24"/>
        </w:rPr>
        <w:t xml:space="preserve"> </w:t>
      </w:r>
    </w:p>
    <w:p w14:paraId="28D6E36F">
      <w:pPr>
        <w:jc w:val="center"/>
        <w:rPr>
          <w:rFonts w:ascii="Bell MT" w:hAnsi="Bell MT" w:cs="Times New Roman"/>
          <w:b/>
          <w:bCs/>
          <w:sz w:val="24"/>
          <w:szCs w:val="24"/>
        </w:rPr>
      </w:pPr>
      <w:r>
        <w:rPr>
          <w:rFonts w:ascii="Bell MT" w:hAnsi="Bell MT" w:cs="Times New Roman"/>
          <w:b/>
          <w:bCs/>
          <w:sz w:val="24"/>
          <w:szCs w:val="24"/>
        </w:rPr>
        <w:t xml:space="preserve"> </w:t>
      </w:r>
    </w:p>
    <w:p w14:paraId="01584941">
      <w:pPr>
        <w:jc w:val="center"/>
        <w:rPr>
          <w:rFonts w:ascii="Bell MT" w:hAnsi="Bell MT" w:cs="Times New Roman"/>
          <w:b/>
          <w:bCs/>
          <w:sz w:val="24"/>
          <w:szCs w:val="24"/>
        </w:rPr>
      </w:pPr>
      <w:r>
        <w:rPr>
          <w:rFonts w:ascii="Bell MT" w:hAnsi="Bell MT" w:cs="Times New Roman"/>
          <w:b/>
          <w:bCs/>
          <w:sz w:val="24"/>
          <w:szCs w:val="24"/>
        </w:rPr>
        <w:t xml:space="preserve"> </w:t>
      </w:r>
    </w:p>
    <w:p w14:paraId="5759A908">
      <w:pPr>
        <w:jc w:val="center"/>
        <w:rPr>
          <w:rFonts w:ascii="Bell MT" w:hAnsi="Bell MT" w:cs="Times New Roman"/>
          <w:b/>
          <w:bCs/>
          <w:sz w:val="24"/>
          <w:szCs w:val="24"/>
        </w:rPr>
      </w:pPr>
      <w:r>
        <w:rPr>
          <w:rFonts w:ascii="Bell MT" w:hAnsi="Bell MT" w:cs="Times New Roman"/>
          <w:b/>
          <w:bCs/>
          <w:sz w:val="24"/>
          <w:szCs w:val="24"/>
        </w:rPr>
        <w:t xml:space="preserve"> </w:t>
      </w:r>
    </w:p>
    <w:p w14:paraId="7D994B49">
      <w:pPr>
        <w:jc w:val="center"/>
        <w:rPr>
          <w:rFonts w:ascii="Bell MT" w:hAnsi="Bell MT" w:cs="Times New Roman"/>
          <w:b/>
          <w:bCs/>
          <w:sz w:val="24"/>
          <w:szCs w:val="24"/>
        </w:rPr>
      </w:pPr>
      <w:r>
        <w:rPr>
          <w:rFonts w:ascii="Bell MT" w:hAnsi="Bell MT" w:cs="Times New Roman"/>
          <w:b/>
          <w:bCs/>
          <w:sz w:val="24"/>
          <w:szCs w:val="24"/>
        </w:rPr>
        <w:t xml:space="preserve"> </w:t>
      </w:r>
    </w:p>
    <w:p w14:paraId="3C5DC4FF">
      <w:pPr>
        <w:jc w:val="center"/>
        <w:rPr>
          <w:rFonts w:ascii="Bell MT" w:hAnsi="Bell MT" w:cs="Times New Roman"/>
          <w:b/>
          <w:bCs/>
          <w:sz w:val="24"/>
          <w:szCs w:val="24"/>
        </w:rPr>
      </w:pPr>
      <w:r>
        <w:rPr>
          <w:rFonts w:ascii="Bell MT" w:hAnsi="Bell MT" w:cs="Times New Roman"/>
          <w:b/>
          <w:bCs/>
          <w:sz w:val="24"/>
          <w:szCs w:val="24"/>
        </w:rPr>
        <w:t xml:space="preserve"> </w:t>
      </w:r>
    </w:p>
    <w:p w14:paraId="62A82051">
      <w:pPr>
        <w:jc w:val="center"/>
        <w:rPr>
          <w:rFonts w:ascii="Bell MT" w:hAnsi="Bell MT" w:cs="Times New Roman"/>
          <w:b/>
          <w:bCs/>
          <w:sz w:val="24"/>
          <w:szCs w:val="24"/>
        </w:rPr>
      </w:pPr>
      <w:r>
        <w:rPr>
          <w:rFonts w:ascii="Bell MT" w:hAnsi="Bell MT" w:cs="Times New Roman"/>
          <w:b/>
          <w:bCs/>
          <w:sz w:val="24"/>
          <w:szCs w:val="24"/>
        </w:rPr>
        <w:t xml:space="preserve"> </w:t>
      </w:r>
    </w:p>
    <w:p w14:paraId="27044C93">
      <w:pPr>
        <w:jc w:val="center"/>
        <w:rPr>
          <w:rFonts w:ascii="Bell MT" w:hAnsi="Bell MT" w:cs="Times New Roman"/>
          <w:b/>
          <w:bCs/>
          <w:sz w:val="24"/>
          <w:szCs w:val="24"/>
        </w:rPr>
      </w:pPr>
      <w:r>
        <w:rPr>
          <w:rFonts w:ascii="Bell MT" w:hAnsi="Bell MT" w:cs="Times New Roman"/>
          <w:b/>
          <w:bCs/>
          <w:sz w:val="24"/>
          <w:szCs w:val="24"/>
        </w:rPr>
        <w:t xml:space="preserve"> </w:t>
      </w:r>
    </w:p>
    <w:p w14:paraId="533E998F">
      <w:pPr>
        <w:jc w:val="center"/>
        <w:rPr>
          <w:rFonts w:ascii="Bell MT" w:hAnsi="Bell MT" w:cs="Times New Roman"/>
          <w:b/>
          <w:bCs/>
          <w:sz w:val="24"/>
          <w:szCs w:val="24"/>
        </w:rPr>
      </w:pPr>
      <w:r>
        <w:rPr>
          <w:rFonts w:ascii="Bell MT" w:hAnsi="Bell MT" w:cs="Times New Roman"/>
          <w:b/>
          <w:bCs/>
          <w:sz w:val="24"/>
          <w:szCs w:val="24"/>
        </w:rPr>
        <w:t xml:space="preserve"> </w:t>
      </w:r>
    </w:p>
    <w:p w14:paraId="5EC0523B">
      <w:pPr>
        <w:jc w:val="center"/>
        <w:rPr>
          <w:rFonts w:ascii="Bell MT" w:hAnsi="Bell MT" w:cs="Times New Roman"/>
          <w:b/>
          <w:bCs/>
          <w:sz w:val="24"/>
          <w:szCs w:val="24"/>
        </w:rPr>
      </w:pPr>
      <w:r>
        <w:rPr>
          <w:rFonts w:ascii="Bell MT" w:hAnsi="Bell MT" w:cs="Times New Roman"/>
          <w:b/>
          <w:bCs/>
          <w:sz w:val="24"/>
          <w:szCs w:val="24"/>
        </w:rPr>
        <w:t xml:space="preserve">  </w:t>
      </w:r>
    </w:p>
    <w:p w14:paraId="494F6F0B">
      <w:pPr>
        <w:jc w:val="center"/>
        <w:rPr>
          <w:rFonts w:ascii="Bell MT" w:hAnsi="Bell MT" w:cs="Times New Roman"/>
          <w:b/>
          <w:bCs/>
          <w:sz w:val="24"/>
          <w:szCs w:val="24"/>
        </w:rPr>
      </w:pPr>
      <w:r>
        <w:rPr>
          <w:rFonts w:ascii="Bell MT" w:hAnsi="Bell MT" w:cs="Times New Roman"/>
          <w:b/>
          <w:bCs/>
          <w:sz w:val="24"/>
          <w:szCs w:val="24"/>
        </w:rPr>
        <w:t xml:space="preserve"> </w:t>
      </w:r>
    </w:p>
    <w:p w14:paraId="562576B8">
      <w:pPr>
        <w:jc w:val="center"/>
        <w:rPr>
          <w:rFonts w:ascii="Bell MT" w:hAnsi="Bell MT" w:cs="Times New Roman"/>
          <w:b/>
          <w:bCs/>
          <w:sz w:val="24"/>
          <w:szCs w:val="24"/>
        </w:rPr>
      </w:pPr>
      <w:r>
        <w:rPr>
          <w:rFonts w:ascii="Bell MT" w:hAnsi="Bell MT" w:cs="Times New Roman"/>
          <w:b/>
          <w:bCs/>
          <w:sz w:val="24"/>
          <w:szCs w:val="24"/>
        </w:rPr>
        <w:t>CHAPTER SEVEN</w:t>
      </w:r>
    </w:p>
    <w:p w14:paraId="5B4B6171">
      <w:pPr>
        <w:jc w:val="center"/>
        <w:rPr>
          <w:rFonts w:ascii="Bell MT" w:hAnsi="Bell MT" w:cs="Times New Roman"/>
          <w:b/>
          <w:bCs/>
          <w:sz w:val="24"/>
          <w:szCs w:val="24"/>
        </w:rPr>
      </w:pPr>
      <w:r>
        <w:rPr>
          <w:rFonts w:ascii="Bell MT" w:hAnsi="Bell MT" w:cs="Times New Roman"/>
          <w:b/>
          <w:bCs/>
          <w:sz w:val="24"/>
          <w:szCs w:val="24"/>
        </w:rPr>
        <w:t>TRANSITIONING INTO THE NURSING DEPARTMENT</w:t>
      </w:r>
    </w:p>
    <w:p w14:paraId="1F19F42C">
      <w:pPr>
        <w:pStyle w:val="7"/>
        <w:spacing w:line="273" w:lineRule="auto"/>
        <w:rPr>
          <w:rFonts w:ascii="Bell MT" w:hAnsi="Bell MT"/>
        </w:rPr>
      </w:pPr>
      <w:r>
        <w:rPr>
          <w:rFonts w:ascii="Bell MT" w:hAnsi="Bell MT"/>
        </w:rPr>
        <w:t>This was a different ball game.</w:t>
      </w:r>
    </w:p>
    <w:p w14:paraId="1ACB70D2">
      <w:pPr>
        <w:pStyle w:val="7"/>
        <w:spacing w:line="273" w:lineRule="auto"/>
        <w:rPr>
          <w:rFonts w:ascii="Bell MT" w:hAnsi="Bell MT"/>
        </w:rPr>
      </w:pPr>
      <w:r>
        <w:rPr>
          <w:rFonts w:ascii="Bell MT" w:hAnsi="Bell MT"/>
        </w:rPr>
        <w:t>It wasn’t the usual Physics, Chemistry, and Biology anymore. Rather, we moved to courses like Biochemistry, Anatomy, Physiology, Fundamentals of Nursing, among others.</w:t>
      </w:r>
    </w:p>
    <w:p w14:paraId="64C95BC2">
      <w:pPr>
        <w:pStyle w:val="7"/>
        <w:spacing w:line="273" w:lineRule="auto"/>
        <w:rPr>
          <w:rFonts w:ascii="Bell MT" w:hAnsi="Bell MT"/>
        </w:rPr>
      </w:pPr>
      <w:r>
        <w:rPr>
          <w:rFonts w:ascii="Bell MT" w:hAnsi="Bell MT"/>
        </w:rPr>
        <w:t>I was lost in Biochemistry class.</w:t>
      </w:r>
    </w:p>
    <w:p w14:paraId="765A1AF1">
      <w:pPr>
        <w:pStyle w:val="7"/>
        <w:spacing w:line="273" w:lineRule="auto"/>
        <w:rPr>
          <w:rFonts w:ascii="Bell MT" w:hAnsi="Bell MT"/>
        </w:rPr>
      </w:pPr>
      <w:r>
        <w:rPr>
          <w:rFonts w:ascii="Bell MT" w:hAnsi="Bell MT"/>
        </w:rPr>
        <w:t>The pathways were looking like magic in my eyes.</w:t>
      </w:r>
    </w:p>
    <w:p w14:paraId="5CD9BF2F">
      <w:pPr>
        <w:pStyle w:val="7"/>
        <w:rPr>
          <w:rFonts w:ascii="Bell MT" w:hAnsi="Bell MT"/>
        </w:rPr>
      </w:pPr>
      <w:r>
        <w:rPr>
          <w:rFonts w:ascii="Bell MT" w:hAnsi="Bell MT"/>
        </w:rPr>
        <w:t>I guess this was one of the reasons Fatimah Muhammed started attending tutorials at the department. We got help from scholars like Abdul -Rahman Abdul -Azeez, aka Alfa Anatomy, and his friend, Phantom.</w:t>
      </w:r>
    </w:p>
    <w:p w14:paraId="5E5424FD">
      <w:pPr>
        <w:pStyle w:val="7"/>
        <w:spacing w:line="273" w:lineRule="auto"/>
        <w:rPr>
          <w:rFonts w:ascii="Bell MT" w:hAnsi="Bell MT"/>
        </w:rPr>
      </w:pPr>
      <w:r>
        <w:rPr>
          <w:rFonts w:ascii="Bell MT" w:hAnsi="Bell MT"/>
        </w:rPr>
        <w:t>Physiology was abstract.</w:t>
      </w:r>
    </w:p>
    <w:p w14:paraId="644BE8F8">
      <w:pPr>
        <w:pStyle w:val="7"/>
        <w:spacing w:line="273" w:lineRule="auto"/>
        <w:rPr>
          <w:rFonts w:ascii="Bell MT" w:hAnsi="Bell MT"/>
        </w:rPr>
      </w:pPr>
      <w:r>
        <w:rPr>
          <w:rFonts w:ascii="Bell MT" w:hAnsi="Bell MT"/>
        </w:rPr>
        <w:t>Like, I didn’t understand most of what was written there.</w:t>
      </w:r>
    </w:p>
    <w:p w14:paraId="213A8747">
      <w:pPr>
        <w:pStyle w:val="7"/>
        <w:spacing w:line="273" w:lineRule="auto"/>
        <w:rPr>
          <w:rFonts w:ascii="Bell MT" w:hAnsi="Bell MT"/>
        </w:rPr>
      </w:pPr>
      <w:r>
        <w:rPr>
          <w:rFonts w:ascii="Bell MT" w:hAnsi="Bell MT"/>
        </w:rPr>
        <w:t xml:space="preserve">I remember my first Physiology class. I think I scored </w:t>
      </w:r>
      <w:r>
        <w:rPr>
          <w:rStyle w:val="15"/>
          <w:rFonts w:ascii="Bell MT" w:hAnsi="Bell MT"/>
        </w:rPr>
        <w:t>5/20 or so.</w:t>
      </w:r>
    </w:p>
    <w:p w14:paraId="2A53DC81">
      <w:pPr>
        <w:pStyle w:val="7"/>
        <w:spacing w:line="273" w:lineRule="auto"/>
        <w:rPr>
          <w:rFonts w:ascii="Bell MT" w:hAnsi="Bell MT"/>
        </w:rPr>
      </w:pPr>
      <w:r>
        <w:rPr>
          <w:rFonts w:ascii="Bell MT" w:hAnsi="Bell MT"/>
        </w:rPr>
        <w:t>Ahhh.</w:t>
      </w:r>
    </w:p>
    <w:p w14:paraId="17672A26">
      <w:pPr>
        <w:pStyle w:val="7"/>
        <w:spacing w:line="273" w:lineRule="auto"/>
        <w:rPr>
          <w:rFonts w:ascii="Bell MT" w:hAnsi="Bell MT"/>
        </w:rPr>
      </w:pPr>
      <w:r>
        <w:rPr>
          <w:rFonts w:ascii="Bell MT" w:hAnsi="Bell MT"/>
        </w:rPr>
        <w:t>My head opened straight up.</w:t>
      </w:r>
    </w:p>
    <w:p w14:paraId="68504A1A">
      <w:pPr>
        <w:pStyle w:val="7"/>
        <w:spacing w:line="273" w:lineRule="auto"/>
        <w:rPr>
          <w:rFonts w:ascii="Bell MT" w:hAnsi="Bell MT"/>
        </w:rPr>
      </w:pPr>
      <w:r>
        <w:rPr>
          <w:rFonts w:ascii="Bell MT" w:hAnsi="Bell MT"/>
        </w:rPr>
        <w:t>Me that, at the beginning of every semester, I would paste my list of courses on the wall and write out the goals I wanted to achieve for that semester.</w:t>
      </w:r>
    </w:p>
    <w:p w14:paraId="1E74F52F">
      <w:pPr>
        <w:pStyle w:val="7"/>
        <w:spacing w:line="273" w:lineRule="auto"/>
        <w:rPr>
          <w:rFonts w:ascii="Bell MT" w:hAnsi="Bell MT"/>
        </w:rPr>
      </w:pPr>
      <w:r>
        <w:rPr>
          <w:rFonts w:ascii="Bell MT" w:hAnsi="Bell MT"/>
        </w:rPr>
        <w:t>I couldn’t afford to have a 5.</w:t>
      </w:r>
    </w:p>
    <w:p w14:paraId="330CABA4">
      <w:pPr>
        <w:pStyle w:val="7"/>
        <w:spacing w:line="273" w:lineRule="auto"/>
        <w:rPr>
          <w:rFonts w:ascii="Bell MT" w:hAnsi="Bell MT"/>
        </w:rPr>
      </w:pPr>
      <w:r>
        <w:rPr>
          <w:rFonts w:ascii="Bell MT" w:hAnsi="Bell MT"/>
        </w:rPr>
        <w:t>So, I met with some seniors.</w:t>
      </w:r>
    </w:p>
    <w:p w14:paraId="0183960E">
      <w:pPr>
        <w:pStyle w:val="7"/>
        <w:spacing w:line="273" w:lineRule="auto"/>
        <w:rPr>
          <w:rFonts w:ascii="Bell MT" w:hAnsi="Bell MT"/>
        </w:rPr>
      </w:pPr>
      <w:r>
        <w:rPr>
          <w:rFonts w:ascii="Bell MT" w:hAnsi="Bell MT"/>
        </w:rPr>
        <w:t>We only had one set above us at the time, so I met them for guidance. I also met some of my coursemates whom I felt were good academically.</w:t>
      </w:r>
    </w:p>
    <w:p w14:paraId="0997B658">
      <w:pPr>
        <w:pStyle w:val="7"/>
        <w:spacing w:line="273" w:lineRule="auto"/>
        <w:rPr>
          <w:rFonts w:ascii="Bell MT" w:hAnsi="Bell MT"/>
        </w:rPr>
      </w:pPr>
      <w:r>
        <w:rPr>
          <w:rFonts w:ascii="Bell MT" w:hAnsi="Bell MT"/>
        </w:rPr>
        <w:t>To cut the long story short, I crammed when I needed to.</w:t>
      </w:r>
    </w:p>
    <w:p w14:paraId="04581527">
      <w:pPr>
        <w:pStyle w:val="7"/>
        <w:spacing w:line="273" w:lineRule="auto"/>
        <w:rPr>
          <w:rFonts w:ascii="Bell MT" w:hAnsi="Bell MT"/>
        </w:rPr>
      </w:pPr>
      <w:r>
        <w:rPr>
          <w:rFonts w:ascii="Bell MT" w:hAnsi="Bell MT"/>
        </w:rPr>
        <w:t>Because, honestly, I couldn’t fully understand some concepts, and I had other bulky courses to read.</w:t>
      </w:r>
    </w:p>
    <w:p w14:paraId="324F3F17">
      <w:pPr>
        <w:pStyle w:val="7"/>
        <w:spacing w:line="273" w:lineRule="auto"/>
        <w:rPr>
          <w:rFonts w:ascii="Bell MT" w:hAnsi="Bell MT"/>
        </w:rPr>
      </w:pPr>
      <w:r>
        <w:rPr>
          <w:rFonts w:ascii="Bell MT" w:hAnsi="Bell MT"/>
        </w:rPr>
        <w:t xml:space="preserve">And then there was </w:t>
      </w:r>
      <w:r>
        <w:rPr>
          <w:rStyle w:val="15"/>
          <w:rFonts w:ascii="Bell MT" w:hAnsi="Bell MT"/>
        </w:rPr>
        <w:t>Fearless</w:t>
      </w:r>
      <w:r>
        <w:rPr>
          <w:rFonts w:ascii="Bell MT" w:hAnsi="Bell MT"/>
        </w:rPr>
        <w:t>.</w:t>
      </w:r>
    </w:p>
    <w:p w14:paraId="5880AC17">
      <w:pPr>
        <w:pStyle w:val="7"/>
        <w:spacing w:line="273" w:lineRule="auto"/>
        <w:rPr>
          <w:rFonts w:ascii="Bell MT" w:hAnsi="Bell MT"/>
        </w:rPr>
      </w:pPr>
      <w:r>
        <w:rPr>
          <w:rFonts w:ascii="Bell MT" w:hAnsi="Bell MT"/>
        </w:rPr>
        <w:t>Omo.</w:t>
      </w:r>
    </w:p>
    <w:p w14:paraId="3E4871FD">
      <w:pPr>
        <w:pStyle w:val="7"/>
        <w:spacing w:line="273" w:lineRule="auto"/>
        <w:rPr>
          <w:rFonts w:ascii="Bell MT" w:hAnsi="Bell MT"/>
        </w:rPr>
      </w:pPr>
      <w:r>
        <w:rPr>
          <w:rFonts w:ascii="Bell MT" w:hAnsi="Bell MT"/>
        </w:rPr>
        <w:t>That drink suffered in my hand.</w:t>
      </w:r>
    </w:p>
    <w:p w14:paraId="08775BB3">
      <w:pPr>
        <w:pStyle w:val="7"/>
        <w:spacing w:line="273" w:lineRule="auto"/>
        <w:rPr>
          <w:rFonts w:ascii="Bell MT" w:hAnsi="Bell MT"/>
        </w:rPr>
      </w:pPr>
      <w:r>
        <w:rPr>
          <w:rFonts w:ascii="Bell MT" w:hAnsi="Bell MT"/>
        </w:rPr>
        <w:t>Anytime we had exams, I’d take Fearless because I needed to pull TDB with the many bulky courses we had.</w:t>
      </w:r>
    </w:p>
    <w:p w14:paraId="018E857A">
      <w:pPr>
        <w:pStyle w:val="7"/>
        <w:spacing w:line="273" w:lineRule="auto"/>
        <w:rPr>
          <w:rFonts w:ascii="Bell MT" w:hAnsi="Bell MT"/>
        </w:rPr>
      </w:pPr>
      <w:r>
        <w:rPr>
          <w:rFonts w:ascii="Bell MT" w:hAnsi="Bell MT"/>
        </w:rPr>
        <w:t>Then there was Anatomy.</w:t>
      </w:r>
    </w:p>
    <w:p w14:paraId="5349568B">
      <w:pPr>
        <w:pStyle w:val="7"/>
        <w:spacing w:line="273" w:lineRule="auto"/>
        <w:rPr>
          <w:rFonts w:ascii="Bell MT" w:hAnsi="Bell MT"/>
        </w:rPr>
      </w:pPr>
      <w:r>
        <w:rPr>
          <w:rFonts w:ascii="Bell MT" w:hAnsi="Bell MT"/>
        </w:rPr>
        <w:t>We worked on dead human bodies.</w:t>
      </w:r>
    </w:p>
    <w:p w14:paraId="21D70181">
      <w:pPr>
        <w:pStyle w:val="7"/>
        <w:spacing w:line="273" w:lineRule="auto"/>
        <w:rPr>
          <w:rFonts w:ascii="Bell MT" w:hAnsi="Bell MT"/>
        </w:rPr>
      </w:pPr>
      <w:r>
        <w:rPr>
          <w:rFonts w:ascii="Bell MT" w:hAnsi="Bell MT"/>
        </w:rPr>
        <w:t xml:space="preserve">They’re called </w:t>
      </w:r>
      <w:r>
        <w:rPr>
          <w:rStyle w:val="15"/>
          <w:rFonts w:ascii="Bell MT" w:hAnsi="Bell MT"/>
        </w:rPr>
        <w:t>cadavers</w:t>
      </w:r>
      <w:r>
        <w:rPr>
          <w:rFonts w:ascii="Bell MT" w:hAnsi="Bell MT"/>
        </w:rPr>
        <w:t>.</w:t>
      </w:r>
    </w:p>
    <w:p w14:paraId="5B0DB35F">
      <w:pPr>
        <w:pStyle w:val="7"/>
        <w:spacing w:line="273" w:lineRule="auto"/>
        <w:rPr>
          <w:rFonts w:ascii="Bell MT" w:hAnsi="Bell MT"/>
        </w:rPr>
      </w:pPr>
      <w:r>
        <w:rPr>
          <w:rFonts w:ascii="Bell MT" w:hAnsi="Bell MT"/>
        </w:rPr>
        <w:t>We harvested their organs and worked with them.</w:t>
      </w:r>
    </w:p>
    <w:p w14:paraId="256E9A2B">
      <w:pPr>
        <w:pStyle w:val="7"/>
        <w:spacing w:line="273" w:lineRule="auto"/>
        <w:rPr>
          <w:rFonts w:ascii="Bell MT" w:hAnsi="Bell MT"/>
        </w:rPr>
      </w:pPr>
      <w:r>
        <w:rPr>
          <w:rFonts w:ascii="Bell MT" w:hAnsi="Bell MT"/>
        </w:rPr>
        <w:t>Mr. Toheeb was a great Anatomy teacher. Mr. Olokodan as well, and the then HOD, Mrs. Adeniji.</w:t>
      </w:r>
    </w:p>
    <w:p w14:paraId="495765B6">
      <w:pPr>
        <w:pStyle w:val="7"/>
        <w:spacing w:line="273" w:lineRule="auto"/>
        <w:rPr>
          <w:rFonts w:ascii="Bell MT" w:hAnsi="Bell MT"/>
        </w:rPr>
      </w:pPr>
      <w:r>
        <w:rPr>
          <w:rFonts w:ascii="Bell MT" w:hAnsi="Bell MT"/>
        </w:rPr>
        <w:t xml:space="preserve">Imagine having to treat the </w:t>
      </w:r>
      <w:r>
        <w:rPr>
          <w:rStyle w:val="15"/>
          <w:rFonts w:ascii="Bell MT" w:hAnsi="Bell MT"/>
        </w:rPr>
        <w:t>Head, Thorax, Abdomen, and reproductive organs</w:t>
      </w:r>
      <w:r>
        <w:rPr>
          <w:rFonts w:ascii="Bell MT" w:hAnsi="Bell MT"/>
        </w:rPr>
        <w:t xml:space="preserve"> in a semester.</w:t>
      </w:r>
    </w:p>
    <w:p w14:paraId="1A40B251">
      <w:pPr>
        <w:pStyle w:val="7"/>
        <w:spacing w:line="273" w:lineRule="auto"/>
        <w:rPr>
          <w:rFonts w:ascii="Bell MT" w:hAnsi="Bell MT"/>
        </w:rPr>
      </w:pPr>
      <w:r>
        <w:rPr>
          <w:rFonts w:ascii="Bell MT" w:hAnsi="Bell MT"/>
        </w:rPr>
        <w:t>Omo.</w:t>
      </w:r>
    </w:p>
    <w:p w14:paraId="453E82AE">
      <w:pPr>
        <w:pStyle w:val="7"/>
        <w:spacing w:line="273" w:lineRule="auto"/>
        <w:rPr>
          <w:rFonts w:ascii="Bell MT" w:hAnsi="Bell MT"/>
        </w:rPr>
      </w:pPr>
      <w:r>
        <w:rPr>
          <w:rFonts w:ascii="Bell MT" w:hAnsi="Bell MT"/>
        </w:rPr>
        <w:t>It was tough o.</w:t>
      </w:r>
    </w:p>
    <w:p w14:paraId="65FFA8AA">
      <w:pPr>
        <w:pStyle w:val="7"/>
        <w:spacing w:line="273" w:lineRule="auto"/>
        <w:rPr>
          <w:rFonts w:ascii="Bell MT" w:hAnsi="Bell MT"/>
        </w:rPr>
      </w:pPr>
      <w:r>
        <w:rPr>
          <w:rFonts w:ascii="Bell MT" w:hAnsi="Bell MT"/>
        </w:rPr>
        <w:t>But they taught us really well.</w:t>
      </w:r>
    </w:p>
    <w:p w14:paraId="3CADC4BE">
      <w:pPr>
        <w:pStyle w:val="7"/>
        <w:spacing w:line="273" w:lineRule="auto"/>
        <w:rPr>
          <w:rFonts w:ascii="Bell MT" w:hAnsi="Bell MT"/>
        </w:rPr>
      </w:pPr>
      <w:r>
        <w:rPr>
          <w:rFonts w:ascii="Bell MT" w:hAnsi="Bell MT"/>
        </w:rPr>
        <w:t xml:space="preserve">In fact, they even recommended </w:t>
      </w:r>
      <w:r>
        <w:rPr>
          <w:rStyle w:val="15"/>
          <w:rFonts w:ascii="Bell MT" w:hAnsi="Bell MT"/>
        </w:rPr>
        <w:t>TeachMeAnatomy</w:t>
      </w:r>
      <w:r>
        <w:rPr>
          <w:rFonts w:ascii="Bell MT" w:hAnsi="Bell MT"/>
        </w:rPr>
        <w:t>, an app to help us with our reading.</w:t>
      </w:r>
    </w:p>
    <w:p w14:paraId="5E3CCA78">
      <w:pPr>
        <w:pStyle w:val="7"/>
        <w:spacing w:line="273" w:lineRule="auto"/>
        <w:rPr>
          <w:rFonts w:ascii="Bell MT" w:hAnsi="Bell MT"/>
        </w:rPr>
      </w:pPr>
      <w:r>
        <w:rPr>
          <w:rFonts w:ascii="Bell MT" w:hAnsi="Bell MT"/>
        </w:rPr>
        <w:t>Then Physiology.</w:t>
      </w:r>
    </w:p>
    <w:p w14:paraId="771FC85F">
      <w:pPr>
        <w:pStyle w:val="7"/>
        <w:spacing w:line="273" w:lineRule="auto"/>
        <w:rPr>
          <w:rFonts w:ascii="Bell MT" w:hAnsi="Bell MT"/>
        </w:rPr>
      </w:pPr>
      <w:r>
        <w:rPr>
          <w:rFonts w:ascii="Bell MT" w:hAnsi="Bell MT"/>
        </w:rPr>
        <w:t>We treated every system over two semesters.</w:t>
      </w:r>
    </w:p>
    <w:p w14:paraId="6909276F">
      <w:pPr>
        <w:pStyle w:val="7"/>
        <w:spacing w:line="273" w:lineRule="auto"/>
        <w:rPr>
          <w:rFonts w:ascii="Bell MT" w:hAnsi="Bell MT"/>
        </w:rPr>
      </w:pPr>
      <w:r>
        <w:rPr>
          <w:rFonts w:ascii="Bell MT" w:hAnsi="Bell MT"/>
        </w:rPr>
        <w:t xml:space="preserve">So, can you imagine having like </w:t>
      </w:r>
      <w:r>
        <w:rPr>
          <w:rStyle w:val="15"/>
          <w:rFonts w:ascii="Bell MT" w:hAnsi="Bell MT"/>
        </w:rPr>
        <w:t>20 Word documents per system?</w:t>
      </w:r>
    </w:p>
    <w:p w14:paraId="6A98E8A8">
      <w:pPr>
        <w:pStyle w:val="7"/>
        <w:spacing w:line="273" w:lineRule="auto"/>
        <w:rPr>
          <w:rFonts w:ascii="Bell MT" w:hAnsi="Bell MT"/>
        </w:rPr>
      </w:pPr>
      <w:r>
        <w:rPr>
          <w:rFonts w:ascii="Bell MT" w:hAnsi="Bell MT"/>
        </w:rPr>
        <w:t>LOL.</w:t>
      </w:r>
    </w:p>
    <w:p w14:paraId="65025720">
      <w:pPr>
        <w:pStyle w:val="7"/>
        <w:spacing w:line="273" w:lineRule="auto"/>
        <w:rPr>
          <w:rFonts w:ascii="Bell MT" w:hAnsi="Bell MT"/>
        </w:rPr>
      </w:pPr>
      <w:r>
        <w:rPr>
          <w:rFonts w:ascii="Bell MT" w:hAnsi="Bell MT"/>
        </w:rPr>
        <w:t>And we had to treat about five to six human systems per semester.</w:t>
      </w:r>
    </w:p>
    <w:p w14:paraId="0CDF627D">
      <w:pPr>
        <w:pStyle w:val="7"/>
        <w:spacing w:line="273" w:lineRule="auto"/>
        <w:rPr>
          <w:rFonts w:ascii="Bell MT" w:hAnsi="Bell MT"/>
        </w:rPr>
      </w:pPr>
      <w:r>
        <w:rPr>
          <w:rFonts w:ascii="Bell MT" w:hAnsi="Bell MT"/>
        </w:rPr>
        <w:t>That was tough!</w:t>
      </w:r>
    </w:p>
    <w:p w14:paraId="574177C7">
      <w:pPr>
        <w:pStyle w:val="7"/>
        <w:spacing w:line="273" w:lineRule="auto"/>
        <w:rPr>
          <w:rFonts w:ascii="Bell MT" w:hAnsi="Bell MT"/>
        </w:rPr>
      </w:pPr>
      <w:r>
        <w:rPr>
          <w:rFonts w:ascii="Bell MT" w:hAnsi="Bell MT"/>
        </w:rPr>
        <w:t>A big thank you to our lecturers, Dr. David Oluwole and Prof. Ajayi.</w:t>
      </w:r>
    </w:p>
    <w:p w14:paraId="4F026088">
      <w:pPr>
        <w:pStyle w:val="7"/>
        <w:spacing w:line="273" w:lineRule="auto"/>
        <w:rPr>
          <w:rFonts w:ascii="Bell MT" w:hAnsi="Bell MT"/>
        </w:rPr>
      </w:pPr>
      <w:r>
        <w:rPr>
          <w:rFonts w:ascii="Bell MT" w:hAnsi="Bell MT"/>
        </w:rPr>
        <w:t>They really helped us understand the concepts of how the human body functions physiologically.</w:t>
      </w:r>
    </w:p>
    <w:p w14:paraId="226BB1FB">
      <w:pPr>
        <w:pStyle w:val="7"/>
        <w:spacing w:line="273" w:lineRule="auto"/>
        <w:rPr>
          <w:rFonts w:ascii="Bell MT" w:hAnsi="Bell MT"/>
        </w:rPr>
      </w:pPr>
      <w:r>
        <w:rPr>
          <w:rFonts w:ascii="Bell MT" w:hAnsi="Bell MT"/>
        </w:rPr>
        <w:t xml:space="preserve">Then we were introduced to </w:t>
      </w:r>
      <w:r>
        <w:rPr>
          <w:rStyle w:val="15"/>
          <w:rFonts w:ascii="Bell MT" w:hAnsi="Bell MT"/>
        </w:rPr>
        <w:t>Objective Structured Clinical Examination (OSCE).</w:t>
      </w:r>
    </w:p>
    <w:p w14:paraId="314F57C5">
      <w:pPr>
        <w:pStyle w:val="7"/>
        <w:spacing w:line="273" w:lineRule="auto"/>
        <w:rPr>
          <w:rFonts w:ascii="Bell MT" w:hAnsi="Bell MT"/>
        </w:rPr>
      </w:pPr>
      <w:r>
        <w:rPr>
          <w:rFonts w:ascii="Bell MT" w:hAnsi="Bell MT"/>
        </w:rPr>
        <w:t>That exam is the greatest of all time for us medical students.</w:t>
      </w:r>
    </w:p>
    <w:p w14:paraId="723FD107">
      <w:pPr>
        <w:pStyle w:val="7"/>
        <w:spacing w:line="273" w:lineRule="auto"/>
        <w:rPr>
          <w:rFonts w:ascii="Bell MT" w:hAnsi="Bell MT"/>
        </w:rPr>
      </w:pPr>
      <w:r>
        <w:rPr>
          <w:rStyle w:val="15"/>
          <w:rFonts w:ascii="Bell MT" w:hAnsi="Bell MT"/>
        </w:rPr>
        <w:t>OSCE.</w:t>
      </w:r>
    </w:p>
    <w:p w14:paraId="09BE3741">
      <w:pPr>
        <w:pStyle w:val="7"/>
        <w:spacing w:line="273" w:lineRule="auto"/>
        <w:rPr>
          <w:rFonts w:ascii="Bell MT" w:hAnsi="Bell MT"/>
        </w:rPr>
      </w:pPr>
      <w:r>
        <w:rPr>
          <w:rFonts w:ascii="Bell MT" w:hAnsi="Bell MT"/>
        </w:rPr>
        <w:t>It requires you to be articulate, to know exactly what you’re doing, and to be time-conscious.</w:t>
      </w:r>
    </w:p>
    <w:p w14:paraId="3EF1BBD5">
      <w:pPr>
        <w:pStyle w:val="7"/>
        <w:spacing w:line="273" w:lineRule="auto"/>
        <w:rPr>
          <w:rFonts w:ascii="Bell MT" w:hAnsi="Bell MT"/>
        </w:rPr>
      </w:pPr>
      <w:r>
        <w:rPr>
          <w:rFonts w:ascii="Bell MT" w:hAnsi="Bell MT"/>
        </w:rPr>
        <w:t>You have to carry out a procedure in under five minutes, and the more you remember, the more marks you get.</w:t>
      </w:r>
    </w:p>
    <w:p w14:paraId="05D51F6D">
      <w:pPr>
        <w:pStyle w:val="7"/>
        <w:spacing w:line="273" w:lineRule="auto"/>
        <w:rPr>
          <w:rFonts w:ascii="Bell MT" w:hAnsi="Bell MT"/>
        </w:rPr>
      </w:pPr>
      <w:r>
        <w:rPr>
          <w:rFonts w:ascii="Bell MT" w:hAnsi="Bell MT"/>
        </w:rPr>
        <w:t>It’s bloody, to say the least.</w:t>
      </w:r>
    </w:p>
    <w:p w14:paraId="619E841B">
      <w:pPr>
        <w:pStyle w:val="7"/>
        <w:spacing w:line="273" w:lineRule="auto"/>
        <w:rPr>
          <w:rFonts w:ascii="Bell MT" w:hAnsi="Bell MT"/>
        </w:rPr>
      </w:pPr>
      <w:r>
        <w:rPr>
          <w:rFonts w:ascii="Bell MT" w:hAnsi="Bell MT"/>
        </w:rPr>
        <w:t>Yes.</w:t>
      </w:r>
    </w:p>
    <w:p w14:paraId="0E80D81A">
      <w:pPr>
        <w:pStyle w:val="7"/>
        <w:spacing w:line="273" w:lineRule="auto"/>
        <w:rPr>
          <w:rFonts w:ascii="Bell MT" w:hAnsi="Bell MT"/>
        </w:rPr>
      </w:pPr>
      <w:r>
        <w:rPr>
          <w:rFonts w:ascii="Bell MT" w:hAnsi="Bell MT"/>
        </w:rPr>
        <w:t>We had practical examinations for Anatomy and Physiology too, just like OSCE.</w:t>
      </w:r>
    </w:p>
    <w:p w14:paraId="788C4D4B">
      <w:pPr>
        <w:pStyle w:val="7"/>
        <w:spacing w:line="273" w:lineRule="auto"/>
        <w:rPr>
          <w:rFonts w:ascii="Bell MT" w:hAnsi="Bell MT"/>
        </w:rPr>
      </w:pPr>
      <w:r>
        <w:rPr>
          <w:rFonts w:ascii="Bell MT" w:hAnsi="Bell MT"/>
        </w:rPr>
        <w:t xml:space="preserve">You only had about </w:t>
      </w:r>
      <w:r>
        <w:rPr>
          <w:rStyle w:val="15"/>
          <w:rFonts w:ascii="Bell MT" w:hAnsi="Bell MT"/>
        </w:rPr>
        <w:t>two to five seconds</w:t>
      </w:r>
      <w:r>
        <w:rPr>
          <w:rFonts w:ascii="Bell MT" w:hAnsi="Bell MT"/>
        </w:rPr>
        <w:t xml:space="preserve"> to identify the organ they were asking for, the origin and insertion of a particular muscle, etc.</w:t>
      </w:r>
    </w:p>
    <w:p w14:paraId="4B9E4CFC">
      <w:pPr>
        <w:pStyle w:val="7"/>
        <w:spacing w:line="273" w:lineRule="auto"/>
        <w:rPr>
          <w:rFonts w:ascii="Bell MT" w:hAnsi="Bell MT"/>
        </w:rPr>
      </w:pPr>
      <w:r>
        <w:rPr>
          <w:rFonts w:ascii="Bell MT" w:hAnsi="Bell MT"/>
        </w:rPr>
        <w:t>Practical examinations in nursing school aren’t for the faint-hearted.</w:t>
      </w:r>
    </w:p>
    <w:p w14:paraId="1D4BE9A5">
      <w:pPr>
        <w:pStyle w:val="7"/>
        <w:spacing w:line="273" w:lineRule="auto"/>
        <w:rPr>
          <w:rFonts w:ascii="Bell MT" w:hAnsi="Bell MT"/>
        </w:rPr>
      </w:pPr>
      <w:r>
        <w:rPr>
          <w:rFonts w:ascii="Bell MT" w:hAnsi="Bell MT"/>
        </w:rPr>
        <w:t xml:space="preserve">That’s why I had to get my </w:t>
      </w:r>
      <w:r>
        <w:rPr>
          <w:rFonts w:ascii="Bell MT" w:hAnsi="Bell MT"/>
          <w:b/>
          <w:bCs/>
        </w:rPr>
        <w:t>Atlas.</w:t>
      </w:r>
    </w:p>
    <w:p w14:paraId="275D1DDD">
      <w:pPr>
        <w:pStyle w:val="7"/>
        <w:spacing w:line="273" w:lineRule="auto"/>
        <w:rPr>
          <w:rFonts w:ascii="Bell MT" w:hAnsi="Bell MT"/>
        </w:rPr>
      </w:pPr>
      <w:r>
        <w:rPr>
          <w:rFonts w:ascii="Bell MT" w:hAnsi="Bell MT"/>
        </w:rPr>
        <w:t xml:space="preserve">It was recommended by </w:t>
      </w:r>
      <w:r>
        <w:rPr>
          <w:rStyle w:val="15"/>
          <w:rFonts w:ascii="Bell MT" w:hAnsi="Bell MT"/>
          <w:b w:val="0"/>
          <w:bCs w:val="0"/>
        </w:rPr>
        <w:t>Dr. Abdul-Gafar, aka Dentalpreneur.</w:t>
      </w:r>
    </w:p>
    <w:p w14:paraId="58F7D9DB">
      <w:pPr>
        <w:pStyle w:val="7"/>
        <w:spacing w:line="273" w:lineRule="auto"/>
        <w:rPr>
          <w:rFonts w:ascii="Bell MT" w:hAnsi="Bell MT"/>
        </w:rPr>
      </w:pPr>
      <w:r>
        <w:rPr>
          <w:rFonts w:ascii="Bell MT" w:hAnsi="Bell MT"/>
        </w:rPr>
        <w:t>He was also instrumental to my growth, especially during my early days in the Nursing Department.</w:t>
      </w:r>
    </w:p>
    <w:p w14:paraId="3DD48CBB">
      <w:pPr>
        <w:pStyle w:val="7"/>
        <w:spacing w:line="273" w:lineRule="auto"/>
        <w:rPr>
          <w:rFonts w:ascii="Bell MT" w:hAnsi="Bell MT"/>
        </w:rPr>
      </w:pPr>
      <w:r>
        <w:rPr>
          <w:rFonts w:ascii="Bell MT" w:hAnsi="Bell MT"/>
        </w:rPr>
        <w:t>He recommended medical textbooks for me to buy and also checked up on me from time to time.</w:t>
      </w:r>
    </w:p>
    <w:p w14:paraId="3BC84A42">
      <w:pPr>
        <w:pStyle w:val="7"/>
        <w:spacing w:line="273" w:lineRule="auto"/>
        <w:rPr>
          <w:rFonts w:ascii="Bell MT" w:hAnsi="Bell MT"/>
        </w:rPr>
      </w:pPr>
      <w:r>
        <w:rPr>
          <w:rFonts w:ascii="Bell MT" w:hAnsi="Bell MT"/>
        </w:rPr>
        <w:t>May Allah SWT never leave you to your affairs.</w:t>
      </w:r>
    </w:p>
    <w:p w14:paraId="4DBCCF20">
      <w:pPr>
        <w:pStyle w:val="7"/>
        <w:spacing w:line="273" w:lineRule="auto"/>
        <w:rPr>
          <w:rFonts w:ascii="Bell MT" w:hAnsi="Bell MT"/>
        </w:rPr>
      </w:pPr>
      <w:r>
        <w:rPr>
          <w:rFonts w:ascii="Bell MT" w:hAnsi="Bell MT"/>
        </w:rPr>
        <w:t xml:space="preserve">All I could say here was that my </w:t>
      </w:r>
      <w:r>
        <w:rPr>
          <w:rStyle w:val="15"/>
          <w:rFonts w:ascii="Bell MT" w:hAnsi="Bell MT"/>
        </w:rPr>
        <w:t>CGPA HAD BEGUN TO DECLINE</w:t>
      </w:r>
      <w:r>
        <w:rPr>
          <w:rFonts w:ascii="Bell MT" w:hAnsi="Bell MT"/>
        </w:rPr>
        <w:t xml:space="preserve"> from my second year in university.</w:t>
      </w:r>
    </w:p>
    <w:p w14:paraId="4168322E">
      <w:pPr>
        <w:pStyle w:val="7"/>
        <w:spacing w:line="273" w:lineRule="auto"/>
        <w:rPr>
          <w:rFonts w:ascii="Bell MT" w:hAnsi="Bell MT"/>
        </w:rPr>
      </w:pPr>
      <w:r>
        <w:rPr>
          <w:rFonts w:ascii="Bell MT" w:hAnsi="Bell MT"/>
        </w:rPr>
        <w:t xml:space="preserve">From </w:t>
      </w:r>
      <w:r>
        <w:rPr>
          <w:rStyle w:val="15"/>
          <w:rFonts w:ascii="Bell MT" w:hAnsi="Bell MT"/>
        </w:rPr>
        <w:t xml:space="preserve">4.98 </w:t>
      </w:r>
      <w:r>
        <w:rPr>
          <w:rFonts w:ascii="Bell MT" w:hAnsi="Bell MT"/>
        </w:rPr>
        <w:t xml:space="preserve">, I dropped to </w:t>
      </w:r>
      <w:r>
        <w:rPr>
          <w:rStyle w:val="15"/>
          <w:rFonts w:ascii="Bell MT" w:hAnsi="Bell MT"/>
        </w:rPr>
        <w:t>4.8 thereabout.</w:t>
      </w:r>
    </w:p>
    <w:p w14:paraId="6D91FD63">
      <w:pPr>
        <w:pStyle w:val="7"/>
        <w:spacing w:line="273" w:lineRule="auto"/>
        <w:rPr>
          <w:rFonts w:ascii="Bell MT" w:hAnsi="Bell MT"/>
        </w:rPr>
      </w:pPr>
      <w:r>
        <w:rPr>
          <w:rFonts w:ascii="Bell MT" w:hAnsi="Bell MT"/>
        </w:rPr>
        <w:t>It wasn’t like Year 1, when we were used to sitting for Physics, Chemistry, and Biology classes.</w:t>
      </w:r>
    </w:p>
    <w:p w14:paraId="0AD27AA1">
      <w:pPr>
        <w:pStyle w:val="7"/>
        <w:spacing w:line="273" w:lineRule="auto"/>
        <w:rPr>
          <w:rFonts w:ascii="Bell MT" w:hAnsi="Bell MT"/>
        </w:rPr>
      </w:pPr>
      <w:r>
        <w:rPr>
          <w:rFonts w:ascii="Bell MT" w:hAnsi="Bell MT"/>
        </w:rPr>
        <w:t>It was way different.</w:t>
      </w:r>
    </w:p>
    <w:p w14:paraId="1C7BF8D9">
      <w:pPr>
        <w:pStyle w:val="7"/>
        <w:spacing w:line="273" w:lineRule="auto"/>
        <w:rPr>
          <w:rFonts w:ascii="Bell MT" w:hAnsi="Bell MT"/>
        </w:rPr>
      </w:pPr>
      <w:r>
        <w:rPr>
          <w:rFonts w:ascii="Bell MT" w:hAnsi="Bell MT"/>
        </w:rPr>
        <w:t>Oh yes, this was also the beginning of clinical postings.</w:t>
      </w:r>
    </w:p>
    <w:p w14:paraId="19F493F2">
      <w:pPr>
        <w:pStyle w:val="7"/>
        <w:spacing w:line="273" w:lineRule="auto"/>
        <w:rPr>
          <w:rFonts w:ascii="Bell MT" w:hAnsi="Bell MT"/>
        </w:rPr>
      </w:pPr>
      <w:r>
        <w:rPr>
          <w:rFonts w:ascii="Bell MT" w:hAnsi="Bell MT"/>
        </w:rPr>
        <w:t>The only long holiday I had in university was during my first year, second semester.</w:t>
      </w:r>
    </w:p>
    <w:p w14:paraId="23D8A019">
      <w:pPr>
        <w:pStyle w:val="7"/>
        <w:spacing w:line="273" w:lineRule="auto"/>
        <w:rPr>
          <w:rFonts w:ascii="Bell MT" w:hAnsi="Bell MT"/>
        </w:rPr>
      </w:pPr>
      <w:r>
        <w:rPr>
          <w:rFonts w:ascii="Bell MT" w:hAnsi="Bell MT"/>
        </w:rPr>
        <w:t>After that, I was mostly in school, moving from one clinical posting to another.</w:t>
      </w:r>
    </w:p>
    <w:p w14:paraId="2D287F43">
      <w:pPr>
        <w:pStyle w:val="7"/>
        <w:spacing w:line="273" w:lineRule="auto"/>
        <w:rPr>
          <w:rFonts w:ascii="Bell MT" w:hAnsi="Bell MT"/>
        </w:rPr>
      </w:pPr>
      <w:r>
        <w:rPr>
          <w:rFonts w:ascii="Bell MT" w:hAnsi="Bell MT"/>
        </w:rPr>
        <w:t>But at the time, I didn’t know how much more Nursing still had in store for me.</w:t>
      </w:r>
    </w:p>
    <w:p w14:paraId="23594AB3">
      <w:pPr>
        <w:pStyle w:val="7"/>
        <w:spacing w:line="273" w:lineRule="auto"/>
        <w:rPr>
          <w:rFonts w:ascii="Bell MT" w:hAnsi="Bell MT"/>
        </w:rPr>
      </w:pPr>
      <w:r>
        <w:rPr>
          <w:rStyle w:val="15"/>
          <w:rFonts w:ascii="Bell MT" w:hAnsi="Bell MT"/>
        </w:rPr>
        <w:t>NURSING WAS A DIFFERENT BALL GAME.</w:t>
      </w:r>
    </w:p>
    <w:p w14:paraId="3118D324">
      <w:pPr>
        <w:jc w:val="center"/>
        <w:rPr>
          <w:rFonts w:ascii="Bell MT" w:hAnsi="Bell MT" w:cs="Times New Roman"/>
          <w:b/>
          <w:bCs/>
          <w:sz w:val="24"/>
          <w:szCs w:val="24"/>
        </w:rPr>
      </w:pPr>
      <w:r>
        <w:rPr>
          <w:rFonts w:ascii="Bell MT" w:hAnsi="Bell MT" w:cs="Times New Roman"/>
          <w:b/>
          <w:bCs/>
          <w:sz w:val="24"/>
          <w:szCs w:val="24"/>
        </w:rPr>
        <w:t xml:space="preserve"> </w:t>
      </w:r>
    </w:p>
    <w:p w14:paraId="5ED22959">
      <w:pPr>
        <w:jc w:val="center"/>
        <w:rPr>
          <w:rFonts w:ascii="Bell MT" w:hAnsi="Bell MT" w:cs="Times New Roman"/>
          <w:b/>
          <w:bCs/>
          <w:sz w:val="24"/>
          <w:szCs w:val="24"/>
        </w:rPr>
      </w:pPr>
      <w:r>
        <w:rPr>
          <w:rFonts w:ascii="Bell MT" w:hAnsi="Bell MT" w:cs="Times New Roman"/>
          <w:b/>
          <w:bCs/>
          <w:sz w:val="24"/>
          <w:szCs w:val="24"/>
        </w:rPr>
        <w:t xml:space="preserve"> </w:t>
      </w:r>
    </w:p>
    <w:p w14:paraId="4264A3BB">
      <w:pPr>
        <w:jc w:val="center"/>
        <w:rPr>
          <w:rFonts w:ascii="Bell MT" w:hAnsi="Bell MT" w:cs="Times New Roman"/>
          <w:b/>
          <w:bCs/>
          <w:sz w:val="24"/>
          <w:szCs w:val="24"/>
        </w:rPr>
      </w:pPr>
      <w:r>
        <w:rPr>
          <w:rFonts w:ascii="Bell MT" w:hAnsi="Bell MT" w:cs="Times New Roman"/>
          <w:b/>
          <w:bCs/>
          <w:sz w:val="24"/>
          <w:szCs w:val="24"/>
        </w:rPr>
        <w:t xml:space="preserve"> </w:t>
      </w:r>
    </w:p>
    <w:p w14:paraId="2551B2A9">
      <w:pPr>
        <w:jc w:val="center"/>
        <w:rPr>
          <w:rFonts w:ascii="Bell MT" w:hAnsi="Bell MT" w:cs="Times New Roman"/>
          <w:b/>
          <w:bCs/>
          <w:sz w:val="24"/>
          <w:szCs w:val="24"/>
        </w:rPr>
      </w:pPr>
      <w:r>
        <w:rPr>
          <w:rFonts w:ascii="Bell MT" w:hAnsi="Bell MT" w:cs="Times New Roman"/>
          <w:b/>
          <w:bCs/>
          <w:sz w:val="24"/>
          <w:szCs w:val="24"/>
        </w:rPr>
        <w:t xml:space="preserve"> </w:t>
      </w:r>
    </w:p>
    <w:p w14:paraId="17D12DF7">
      <w:pPr>
        <w:jc w:val="center"/>
        <w:rPr>
          <w:rFonts w:ascii="Bell MT" w:hAnsi="Bell MT" w:cs="Times New Roman"/>
          <w:b/>
          <w:bCs/>
          <w:sz w:val="24"/>
          <w:szCs w:val="24"/>
        </w:rPr>
      </w:pPr>
      <w:r>
        <w:rPr>
          <w:rFonts w:ascii="Bell MT" w:hAnsi="Bell MT" w:cs="Times New Roman"/>
          <w:b/>
          <w:bCs/>
          <w:sz w:val="24"/>
          <w:szCs w:val="24"/>
        </w:rPr>
        <w:t xml:space="preserve"> </w:t>
      </w:r>
    </w:p>
    <w:p w14:paraId="170A163A">
      <w:pPr>
        <w:jc w:val="center"/>
        <w:rPr>
          <w:rFonts w:ascii="Bell MT" w:hAnsi="Bell MT" w:cs="Times New Roman"/>
          <w:b/>
          <w:bCs/>
          <w:sz w:val="24"/>
          <w:szCs w:val="24"/>
        </w:rPr>
      </w:pPr>
      <w:r>
        <w:rPr>
          <w:rFonts w:ascii="Bell MT" w:hAnsi="Bell MT" w:cs="Times New Roman"/>
          <w:b/>
          <w:bCs/>
          <w:sz w:val="24"/>
          <w:szCs w:val="24"/>
        </w:rPr>
        <w:t xml:space="preserve"> </w:t>
      </w:r>
    </w:p>
    <w:p w14:paraId="77530FE4">
      <w:pPr>
        <w:jc w:val="center"/>
        <w:rPr>
          <w:rFonts w:ascii="Bell MT" w:hAnsi="Bell MT" w:cs="Times New Roman"/>
          <w:b/>
          <w:bCs/>
          <w:sz w:val="24"/>
          <w:szCs w:val="24"/>
        </w:rPr>
      </w:pPr>
      <w:r>
        <w:rPr>
          <w:rFonts w:ascii="Bell MT" w:hAnsi="Bell MT" w:cs="Times New Roman"/>
          <w:b/>
          <w:bCs/>
          <w:sz w:val="24"/>
          <w:szCs w:val="24"/>
        </w:rPr>
        <w:t xml:space="preserve"> </w:t>
      </w:r>
    </w:p>
    <w:p w14:paraId="04387BCB">
      <w:pPr>
        <w:jc w:val="center"/>
        <w:rPr>
          <w:rFonts w:ascii="Bell MT" w:hAnsi="Bell MT" w:cs="Times New Roman"/>
          <w:b/>
          <w:bCs/>
          <w:sz w:val="24"/>
          <w:szCs w:val="24"/>
        </w:rPr>
      </w:pPr>
      <w:r>
        <w:rPr>
          <w:rFonts w:ascii="Bell MT" w:hAnsi="Bell MT" w:cs="Times New Roman"/>
          <w:b/>
          <w:bCs/>
          <w:sz w:val="24"/>
          <w:szCs w:val="24"/>
        </w:rPr>
        <w:t xml:space="preserve"> </w:t>
      </w:r>
    </w:p>
    <w:p w14:paraId="2636CC80">
      <w:pPr>
        <w:jc w:val="center"/>
        <w:rPr>
          <w:rFonts w:ascii="Bell MT" w:hAnsi="Bell MT" w:cs="Times New Roman"/>
          <w:b/>
          <w:bCs/>
          <w:sz w:val="24"/>
          <w:szCs w:val="24"/>
        </w:rPr>
      </w:pPr>
      <w:r>
        <w:rPr>
          <w:rFonts w:ascii="Bell MT" w:hAnsi="Bell MT" w:cs="Times New Roman"/>
          <w:b/>
          <w:bCs/>
          <w:sz w:val="24"/>
          <w:szCs w:val="24"/>
        </w:rPr>
        <w:t xml:space="preserve"> </w:t>
      </w:r>
    </w:p>
    <w:p w14:paraId="7E3E8935">
      <w:pPr>
        <w:jc w:val="center"/>
        <w:rPr>
          <w:rFonts w:ascii="Bell MT" w:hAnsi="Bell MT" w:cs="Times New Roman"/>
          <w:b/>
          <w:bCs/>
          <w:sz w:val="24"/>
          <w:szCs w:val="24"/>
        </w:rPr>
      </w:pPr>
    </w:p>
    <w:p w14:paraId="3F1CE173">
      <w:pPr>
        <w:jc w:val="center"/>
        <w:rPr>
          <w:rFonts w:ascii="Bell MT" w:hAnsi="Bell MT" w:cs="Times New Roman"/>
          <w:b/>
          <w:bCs/>
          <w:sz w:val="24"/>
          <w:szCs w:val="24"/>
        </w:rPr>
      </w:pPr>
    </w:p>
    <w:p w14:paraId="4B179649">
      <w:pPr>
        <w:jc w:val="center"/>
        <w:rPr>
          <w:rFonts w:ascii="Bell MT" w:hAnsi="Bell MT" w:cs="Times New Roman"/>
          <w:b/>
          <w:bCs/>
          <w:sz w:val="24"/>
          <w:szCs w:val="24"/>
        </w:rPr>
      </w:pPr>
    </w:p>
    <w:p w14:paraId="77D8A13A">
      <w:pPr>
        <w:jc w:val="center"/>
        <w:rPr>
          <w:rFonts w:ascii="Bell MT" w:hAnsi="Bell MT" w:cs="Times New Roman"/>
          <w:b/>
          <w:bCs/>
          <w:sz w:val="24"/>
          <w:szCs w:val="24"/>
        </w:rPr>
      </w:pPr>
    </w:p>
    <w:p w14:paraId="7B2F39E7">
      <w:pPr>
        <w:jc w:val="center"/>
        <w:rPr>
          <w:rFonts w:ascii="Bell MT" w:hAnsi="Bell MT" w:cs="Times New Roman"/>
          <w:b/>
          <w:bCs/>
          <w:sz w:val="24"/>
          <w:szCs w:val="24"/>
        </w:rPr>
      </w:pPr>
      <w:r>
        <w:rPr>
          <w:rFonts w:ascii="Bell MT" w:hAnsi="Bell MT" w:cs="Times New Roman"/>
          <w:b/>
          <w:bCs/>
          <w:sz w:val="24"/>
          <w:szCs w:val="24"/>
        </w:rPr>
        <w:t xml:space="preserve"> </w:t>
      </w:r>
    </w:p>
    <w:p w14:paraId="7567C0FE">
      <w:pPr>
        <w:jc w:val="center"/>
        <w:rPr>
          <w:rFonts w:ascii="Bell MT" w:hAnsi="Bell MT" w:cs="Times New Roman"/>
          <w:b/>
          <w:bCs/>
          <w:sz w:val="24"/>
          <w:szCs w:val="24"/>
        </w:rPr>
      </w:pPr>
      <w:r>
        <w:rPr>
          <w:rFonts w:ascii="Bell MT" w:hAnsi="Bell MT" w:cs="Times New Roman"/>
          <w:b/>
          <w:bCs/>
          <w:sz w:val="24"/>
          <w:szCs w:val="24"/>
        </w:rPr>
        <w:t xml:space="preserve"> </w:t>
      </w:r>
    </w:p>
    <w:p w14:paraId="0CA21297">
      <w:pPr>
        <w:jc w:val="center"/>
        <w:rPr>
          <w:rFonts w:ascii="Bell MT" w:hAnsi="Bell MT" w:cs="Times New Roman"/>
          <w:b/>
          <w:bCs/>
          <w:sz w:val="24"/>
          <w:szCs w:val="24"/>
        </w:rPr>
      </w:pPr>
      <w:r>
        <w:rPr>
          <w:rFonts w:ascii="Bell MT" w:hAnsi="Bell MT" w:cs="Times New Roman"/>
          <w:b/>
          <w:bCs/>
          <w:sz w:val="24"/>
          <w:szCs w:val="24"/>
        </w:rPr>
        <w:t xml:space="preserve"> </w:t>
      </w:r>
    </w:p>
    <w:p w14:paraId="07FAE6E8">
      <w:pPr>
        <w:jc w:val="center"/>
        <w:rPr>
          <w:rFonts w:ascii="Bell MT" w:hAnsi="Bell MT" w:cs="Times New Roman"/>
          <w:b/>
          <w:bCs/>
          <w:sz w:val="24"/>
          <w:szCs w:val="24"/>
        </w:rPr>
      </w:pPr>
      <w:r>
        <w:rPr>
          <w:rFonts w:ascii="Bell MT" w:hAnsi="Bell MT" w:cs="Times New Roman"/>
          <w:b/>
          <w:bCs/>
          <w:sz w:val="24"/>
          <w:szCs w:val="24"/>
        </w:rPr>
        <w:t xml:space="preserve"> </w:t>
      </w:r>
    </w:p>
    <w:p w14:paraId="65338260">
      <w:pPr>
        <w:jc w:val="center"/>
        <w:rPr>
          <w:rFonts w:ascii="Bell MT" w:hAnsi="Bell MT" w:cs="Times New Roman"/>
          <w:b/>
          <w:bCs/>
          <w:sz w:val="24"/>
          <w:szCs w:val="24"/>
        </w:rPr>
      </w:pPr>
      <w:r>
        <w:rPr>
          <w:rFonts w:ascii="Bell MT" w:hAnsi="Bell MT" w:cs="Times New Roman"/>
          <w:b/>
          <w:bCs/>
          <w:sz w:val="24"/>
          <w:szCs w:val="24"/>
        </w:rPr>
        <w:t xml:space="preserve"> </w:t>
      </w:r>
    </w:p>
    <w:p w14:paraId="37DE2177">
      <w:pPr>
        <w:jc w:val="center"/>
        <w:rPr>
          <w:rFonts w:ascii="Bell MT" w:hAnsi="Bell MT" w:cs="Times New Roman"/>
          <w:b/>
          <w:bCs/>
          <w:sz w:val="24"/>
          <w:szCs w:val="24"/>
        </w:rPr>
      </w:pPr>
      <w:r>
        <w:rPr>
          <w:rFonts w:ascii="Bell MT" w:hAnsi="Bell MT" w:cs="Times New Roman"/>
          <w:b/>
          <w:bCs/>
          <w:sz w:val="24"/>
          <w:szCs w:val="24"/>
        </w:rPr>
        <w:t xml:space="preserve"> </w:t>
      </w:r>
    </w:p>
    <w:p w14:paraId="7771A50D">
      <w:pPr>
        <w:jc w:val="center"/>
        <w:rPr>
          <w:rFonts w:ascii="Bell MT" w:hAnsi="Bell MT" w:cs="Times New Roman"/>
          <w:b/>
          <w:bCs/>
          <w:sz w:val="24"/>
          <w:szCs w:val="24"/>
        </w:rPr>
      </w:pPr>
      <w:r>
        <w:rPr>
          <w:rFonts w:ascii="Bell MT" w:hAnsi="Bell MT" w:cs="Times New Roman"/>
          <w:b/>
          <w:bCs/>
          <w:sz w:val="24"/>
          <w:szCs w:val="24"/>
        </w:rPr>
        <w:t xml:space="preserve">   </w:t>
      </w:r>
    </w:p>
    <w:p w14:paraId="5D0AB356">
      <w:pPr>
        <w:jc w:val="center"/>
        <w:rPr>
          <w:rFonts w:ascii="Bell MT" w:hAnsi="Bell MT" w:cs="Times New Roman"/>
          <w:b/>
          <w:bCs/>
          <w:sz w:val="24"/>
          <w:szCs w:val="24"/>
        </w:rPr>
      </w:pPr>
      <w:r>
        <w:rPr>
          <w:rFonts w:ascii="Bell MT" w:hAnsi="Bell MT" w:cs="Times New Roman"/>
          <w:b/>
          <w:bCs/>
          <w:sz w:val="24"/>
          <w:szCs w:val="24"/>
        </w:rPr>
        <w:t xml:space="preserve"> </w:t>
      </w:r>
    </w:p>
    <w:p w14:paraId="5C6620BE">
      <w:pPr>
        <w:jc w:val="center"/>
        <w:rPr>
          <w:rFonts w:ascii="Bell MT" w:hAnsi="Bell MT" w:cs="Times New Roman"/>
          <w:b/>
          <w:bCs/>
          <w:sz w:val="24"/>
          <w:szCs w:val="24"/>
        </w:rPr>
      </w:pPr>
      <w:r>
        <w:rPr>
          <w:rFonts w:ascii="Bell MT" w:hAnsi="Bell MT" w:cs="Times New Roman"/>
          <w:b/>
          <w:bCs/>
          <w:sz w:val="24"/>
          <w:szCs w:val="24"/>
        </w:rPr>
        <w:t xml:space="preserve"> </w:t>
      </w:r>
    </w:p>
    <w:p w14:paraId="2F32EE0A">
      <w:pPr>
        <w:jc w:val="center"/>
        <w:rPr>
          <w:rFonts w:ascii="Bell MT" w:hAnsi="Bell MT" w:cs="Times New Roman"/>
          <w:b/>
          <w:bCs/>
          <w:sz w:val="24"/>
          <w:szCs w:val="24"/>
        </w:rPr>
      </w:pPr>
      <w:r>
        <w:rPr>
          <w:rFonts w:ascii="Bell MT" w:hAnsi="Bell MT" w:cs="Times New Roman"/>
          <w:b/>
          <w:bCs/>
          <w:sz w:val="24"/>
          <w:szCs w:val="24"/>
        </w:rPr>
        <w:t>CHAPTER EIGHT</w:t>
      </w:r>
    </w:p>
    <w:p w14:paraId="14033CB9">
      <w:pPr>
        <w:jc w:val="center"/>
        <w:rPr>
          <w:rFonts w:ascii="Bell MT" w:hAnsi="Bell MT" w:cs="Times New Roman"/>
          <w:b/>
          <w:bCs/>
          <w:sz w:val="24"/>
          <w:szCs w:val="24"/>
        </w:rPr>
      </w:pPr>
      <w:r>
        <w:rPr>
          <w:rFonts w:ascii="Bell MT" w:hAnsi="Bell MT" w:cs="Times New Roman"/>
          <w:b/>
          <w:bCs/>
          <w:sz w:val="24"/>
          <w:szCs w:val="24"/>
        </w:rPr>
        <w:t>YEAR 3 AND THE BEGINNING OF MY PROFESSIONAL EXAMS</w:t>
      </w:r>
    </w:p>
    <w:p w14:paraId="4FEA36A3">
      <w:pPr>
        <w:pStyle w:val="7"/>
        <w:spacing w:line="273" w:lineRule="auto"/>
        <w:rPr>
          <w:rFonts w:ascii="Bell MT" w:hAnsi="Bell MT"/>
        </w:rPr>
      </w:pPr>
      <w:r>
        <w:rPr>
          <w:rFonts w:ascii="Bell MT" w:hAnsi="Bell MT"/>
        </w:rPr>
        <w:t>Year 3, first semester, was really chill.</w:t>
      </w:r>
    </w:p>
    <w:p w14:paraId="62BC7C22">
      <w:pPr>
        <w:pStyle w:val="7"/>
        <w:spacing w:line="273" w:lineRule="auto"/>
        <w:rPr>
          <w:rFonts w:ascii="Bell MT" w:hAnsi="Bell MT"/>
        </w:rPr>
      </w:pPr>
      <w:r>
        <w:rPr>
          <w:rFonts w:ascii="Bell MT" w:hAnsi="Bell MT"/>
        </w:rPr>
        <w:t>I loved the courses and the fact that we had beautiful female lecturers as well. Like, when you see them dress up, you’d be wondering how they were putting all the colours together. Anytime I saw Dr. Aminu, she reminded me of my mum. Their dress sense was quite similar to each other.</w:t>
      </w:r>
    </w:p>
    <w:p w14:paraId="2F15FA08">
      <w:pPr>
        <w:pStyle w:val="7"/>
        <w:spacing w:line="273" w:lineRule="auto"/>
        <w:rPr>
          <w:rFonts w:ascii="Bell MT" w:hAnsi="Bell MT"/>
        </w:rPr>
      </w:pPr>
      <w:r>
        <w:rPr>
          <w:rFonts w:ascii="Bell MT" w:hAnsi="Bell MT"/>
        </w:rPr>
        <w:t>Nurses are fashionistas.</w:t>
      </w:r>
    </w:p>
    <w:p w14:paraId="4E169EA2">
      <w:pPr>
        <w:pStyle w:val="7"/>
        <w:spacing w:line="273" w:lineRule="auto"/>
        <w:rPr>
          <w:rFonts w:ascii="Bell MT" w:hAnsi="Bell MT"/>
        </w:rPr>
      </w:pPr>
      <w:r>
        <w:rPr>
          <w:rFonts w:ascii="Bell MT" w:hAnsi="Bell MT"/>
        </w:rPr>
        <w:t>I was still able to maintain my CGPA in the first semester, but when the second semester of 300 level came, I was sad. My CGPA nose-dived really badly. I got scared and started worrying if I would ever finish with a First Class.</w:t>
      </w:r>
    </w:p>
    <w:p w14:paraId="534E924F">
      <w:pPr>
        <w:pStyle w:val="7"/>
        <w:spacing w:line="273" w:lineRule="auto"/>
        <w:rPr>
          <w:rFonts w:ascii="Bell MT" w:hAnsi="Bell MT"/>
        </w:rPr>
      </w:pPr>
      <w:r>
        <w:rPr>
          <w:rFonts w:ascii="Bell MT" w:hAnsi="Bell MT"/>
        </w:rPr>
        <w:t xml:space="preserve">My 300-level second semester made me hate </w:t>
      </w:r>
      <w:r>
        <w:rPr>
          <w:rStyle w:val="15"/>
          <w:rFonts w:ascii="Bell MT" w:hAnsi="Bell MT"/>
        </w:rPr>
        <w:t>MENTAL HEALTH</w:t>
      </w:r>
      <w:r>
        <w:rPr>
          <w:rFonts w:ascii="Bell MT" w:hAnsi="Bell MT"/>
        </w:rPr>
        <w:t>.</w:t>
      </w:r>
    </w:p>
    <w:p w14:paraId="6A166F00">
      <w:pPr>
        <w:pStyle w:val="7"/>
        <w:spacing w:line="273" w:lineRule="auto"/>
        <w:rPr>
          <w:rFonts w:ascii="Bell MT" w:hAnsi="Bell MT"/>
        </w:rPr>
      </w:pPr>
      <w:r>
        <w:rPr>
          <w:rFonts w:ascii="Bell MT" w:hAnsi="Bell MT"/>
        </w:rPr>
        <w:t>“Normal, the course dey abstract.”</w:t>
      </w:r>
    </w:p>
    <w:p w14:paraId="5CC0C0A8">
      <w:pPr>
        <w:pStyle w:val="7"/>
        <w:spacing w:line="273" w:lineRule="auto"/>
        <w:rPr>
          <w:rFonts w:ascii="Bell MT" w:hAnsi="Bell MT"/>
        </w:rPr>
      </w:pPr>
      <w:r>
        <w:rPr>
          <w:rFonts w:ascii="Bell MT" w:hAnsi="Bell MT"/>
        </w:rPr>
        <w:t>Now, I knew I had to read for my exams. We were given AOC, and I read the AOC, only for another set of questions to come out in the examination.</w:t>
      </w:r>
    </w:p>
    <w:p w14:paraId="3CC657FE">
      <w:pPr>
        <w:pStyle w:val="7"/>
        <w:spacing w:line="273" w:lineRule="auto"/>
        <w:rPr>
          <w:rFonts w:ascii="Bell MT" w:hAnsi="Bell MT"/>
        </w:rPr>
      </w:pPr>
      <w:r>
        <w:rPr>
          <w:rFonts w:ascii="Bell MT" w:hAnsi="Bell MT"/>
        </w:rPr>
        <w:t>And that morning, we had Human Nutrition.</w:t>
      </w:r>
    </w:p>
    <w:p w14:paraId="231F2F22">
      <w:pPr>
        <w:pStyle w:val="7"/>
        <w:spacing w:line="273" w:lineRule="auto"/>
        <w:rPr>
          <w:rFonts w:ascii="Bell MT" w:hAnsi="Bell MT"/>
        </w:rPr>
      </w:pPr>
      <w:r>
        <w:rPr>
          <w:rFonts w:ascii="Bell MT" w:hAnsi="Bell MT"/>
        </w:rPr>
        <w:t>The work was bulky. I could barely sleep because of it. As I was preparing for Human Nutrition, I was also preparing for the course, Mental Health.</w:t>
      </w:r>
    </w:p>
    <w:p w14:paraId="25A8DD7C">
      <w:pPr>
        <w:pStyle w:val="7"/>
        <w:spacing w:line="273" w:lineRule="auto"/>
        <w:rPr>
          <w:rFonts w:ascii="Bell MT" w:hAnsi="Bell MT"/>
        </w:rPr>
      </w:pPr>
      <w:r>
        <w:rPr>
          <w:rFonts w:ascii="Bell MT" w:hAnsi="Bell MT"/>
        </w:rPr>
        <w:t>I didn’t even stay in the hostel. I went to study in the mosque because I couldn’t stay in the hostel to read due to the comfort.</w:t>
      </w:r>
    </w:p>
    <w:p w14:paraId="232637B1">
      <w:pPr>
        <w:pStyle w:val="7"/>
        <w:spacing w:line="273" w:lineRule="auto"/>
        <w:rPr>
          <w:rFonts w:ascii="Bell MT" w:hAnsi="Bell MT"/>
        </w:rPr>
      </w:pPr>
      <w:r>
        <w:rPr>
          <w:rFonts w:ascii="Bell MT" w:hAnsi="Bell MT"/>
        </w:rPr>
        <w:t>So, I studied.</w:t>
      </w:r>
    </w:p>
    <w:p w14:paraId="608D3FE6">
      <w:pPr>
        <w:pStyle w:val="7"/>
        <w:spacing w:line="273" w:lineRule="auto"/>
        <w:rPr>
          <w:rFonts w:ascii="Bell MT" w:hAnsi="Bell MT"/>
        </w:rPr>
      </w:pPr>
      <w:r>
        <w:rPr>
          <w:rFonts w:ascii="Bell MT" w:hAnsi="Bell MT"/>
        </w:rPr>
        <w:t>I studied really hard.</w:t>
      </w:r>
    </w:p>
    <w:p w14:paraId="5C1244F5">
      <w:pPr>
        <w:pStyle w:val="7"/>
        <w:spacing w:line="273" w:lineRule="auto"/>
        <w:rPr>
          <w:rFonts w:ascii="Bell MT" w:hAnsi="Bell MT"/>
        </w:rPr>
      </w:pPr>
      <w:r>
        <w:rPr>
          <w:rFonts w:ascii="Bell MT" w:hAnsi="Bell MT"/>
        </w:rPr>
        <w:t>Then, only for me to forget what I had even studied in the examination hall.</w:t>
      </w:r>
    </w:p>
    <w:p w14:paraId="5F7EC7D2">
      <w:pPr>
        <w:pStyle w:val="7"/>
        <w:spacing w:line="273" w:lineRule="auto"/>
        <w:rPr>
          <w:rFonts w:ascii="Bell MT" w:hAnsi="Bell MT"/>
        </w:rPr>
      </w:pPr>
      <w:r>
        <w:rPr>
          <w:rFonts w:ascii="Bell MT" w:hAnsi="Bell MT"/>
        </w:rPr>
        <w:t>For Human Nutrition, I didn’t know that there was another set of questions behind the question paper, so I left about six questions unanswered.</w:t>
      </w:r>
    </w:p>
    <w:p w14:paraId="20CF2552">
      <w:pPr>
        <w:pStyle w:val="7"/>
        <w:spacing w:line="273" w:lineRule="auto"/>
        <w:rPr>
          <w:rFonts w:ascii="Bell MT" w:hAnsi="Bell MT"/>
        </w:rPr>
      </w:pPr>
      <w:r>
        <w:rPr>
          <w:rFonts w:ascii="Bell MT" w:hAnsi="Bell MT"/>
        </w:rPr>
        <w:t>For Mental Health, omo, I couldn’t just cry.</w:t>
      </w:r>
    </w:p>
    <w:p w14:paraId="38E94F06">
      <w:pPr>
        <w:pStyle w:val="7"/>
        <w:spacing w:line="273" w:lineRule="auto"/>
        <w:rPr>
          <w:rFonts w:ascii="Bell MT" w:hAnsi="Bell MT"/>
        </w:rPr>
      </w:pPr>
      <w:r>
        <w:rPr>
          <w:rFonts w:ascii="Bell MT" w:hAnsi="Bell MT"/>
        </w:rPr>
        <w:t>Two bulky exams.</w:t>
      </w:r>
    </w:p>
    <w:p w14:paraId="53B8EA5A">
      <w:pPr>
        <w:pStyle w:val="7"/>
        <w:spacing w:line="273" w:lineRule="auto"/>
        <w:rPr>
          <w:rFonts w:ascii="Bell MT" w:hAnsi="Bell MT"/>
        </w:rPr>
      </w:pPr>
      <w:r>
        <w:rPr>
          <w:rFonts w:ascii="Bell MT" w:hAnsi="Bell MT"/>
        </w:rPr>
        <w:t>One head.</w:t>
      </w:r>
    </w:p>
    <w:p w14:paraId="1C7632D6">
      <w:pPr>
        <w:pStyle w:val="7"/>
        <w:spacing w:line="273" w:lineRule="auto"/>
        <w:rPr>
          <w:rFonts w:ascii="Bell MT" w:hAnsi="Bell MT"/>
        </w:rPr>
      </w:pPr>
      <w:r>
        <w:rPr>
          <w:rFonts w:ascii="Bell MT" w:hAnsi="Bell MT"/>
        </w:rPr>
        <w:t>One day.</w:t>
      </w:r>
    </w:p>
    <w:p w14:paraId="5BB503B2">
      <w:pPr>
        <w:pStyle w:val="7"/>
        <w:spacing w:line="273" w:lineRule="auto"/>
        <w:rPr>
          <w:rFonts w:ascii="Bell MT" w:hAnsi="Bell MT"/>
        </w:rPr>
      </w:pPr>
      <w:r>
        <w:rPr>
          <w:rFonts w:ascii="Bell MT" w:hAnsi="Bell MT"/>
        </w:rPr>
        <w:t>It’s well.</w:t>
      </w:r>
    </w:p>
    <w:p w14:paraId="7B5A40BB">
      <w:pPr>
        <w:pStyle w:val="7"/>
        <w:spacing w:line="273" w:lineRule="auto"/>
        <w:rPr>
          <w:rFonts w:ascii="Bell MT" w:hAnsi="Bell MT"/>
        </w:rPr>
      </w:pPr>
      <w:r>
        <w:rPr>
          <w:rFonts w:ascii="Bell MT" w:hAnsi="Bell MT"/>
        </w:rPr>
        <w:t>I had Cs in the two courses.</w:t>
      </w:r>
    </w:p>
    <w:p w14:paraId="3799AFED">
      <w:pPr>
        <w:pStyle w:val="7"/>
        <w:spacing w:line="273" w:lineRule="auto"/>
        <w:rPr>
          <w:rFonts w:ascii="Bell MT" w:hAnsi="Bell MT"/>
        </w:rPr>
      </w:pPr>
      <w:r>
        <w:rPr>
          <w:rFonts w:ascii="Bell MT" w:hAnsi="Bell MT"/>
        </w:rPr>
        <w:t>Moving forward, I became really careful about my Mental Health class and the Human Nutrition course so as not to fall victim again.</w:t>
      </w:r>
    </w:p>
    <w:p w14:paraId="64AE6020">
      <w:pPr>
        <w:pStyle w:val="7"/>
        <w:spacing w:line="273" w:lineRule="auto"/>
        <w:rPr>
          <w:rFonts w:ascii="Bell MT" w:hAnsi="Bell MT"/>
        </w:rPr>
      </w:pPr>
      <w:r>
        <w:rPr>
          <w:rFonts w:ascii="Bell MT" w:hAnsi="Bell MT"/>
        </w:rPr>
        <w:t>My CGPA went from 4.8+ to 4.69.</w:t>
      </w:r>
    </w:p>
    <w:p w14:paraId="4F29C5DF">
      <w:pPr>
        <w:pStyle w:val="7"/>
        <w:spacing w:line="273" w:lineRule="auto"/>
        <w:rPr>
          <w:rFonts w:ascii="Bell MT" w:hAnsi="Bell MT"/>
        </w:rPr>
      </w:pPr>
      <w:r>
        <w:rPr>
          <w:rFonts w:ascii="Bell MT" w:hAnsi="Bell MT"/>
        </w:rPr>
        <w:t>Ahhhh.</w:t>
      </w:r>
    </w:p>
    <w:p w14:paraId="358B17DD">
      <w:pPr>
        <w:pStyle w:val="7"/>
        <w:spacing w:line="273" w:lineRule="auto"/>
        <w:rPr>
          <w:rFonts w:ascii="Bell MT" w:hAnsi="Bell MT"/>
        </w:rPr>
      </w:pPr>
      <w:r>
        <w:rPr>
          <w:rFonts w:ascii="Bell MT" w:hAnsi="Bell MT"/>
        </w:rPr>
        <w:t>In Year 3.</w:t>
      </w:r>
    </w:p>
    <w:p w14:paraId="22821BAE">
      <w:pPr>
        <w:pStyle w:val="7"/>
        <w:spacing w:line="273" w:lineRule="auto"/>
        <w:rPr>
          <w:rFonts w:ascii="Bell MT" w:hAnsi="Bell MT"/>
        </w:rPr>
      </w:pPr>
      <w:r>
        <w:rPr>
          <w:rFonts w:ascii="Bell MT" w:hAnsi="Bell MT"/>
        </w:rPr>
        <w:t>As how?</w:t>
      </w:r>
    </w:p>
    <w:p w14:paraId="2FE78629">
      <w:pPr>
        <w:pStyle w:val="7"/>
        <w:spacing w:line="273" w:lineRule="auto"/>
        <w:rPr>
          <w:rFonts w:ascii="Bell MT" w:hAnsi="Bell MT"/>
        </w:rPr>
      </w:pPr>
      <w:r>
        <w:rPr>
          <w:rFonts w:ascii="Bell MT" w:hAnsi="Bell MT"/>
        </w:rPr>
        <w:t>How was I even going to cope with the other professional exams?</w:t>
      </w:r>
    </w:p>
    <w:p w14:paraId="03C59161">
      <w:pPr>
        <w:pStyle w:val="7"/>
        <w:spacing w:line="273" w:lineRule="auto"/>
        <w:rPr>
          <w:rFonts w:ascii="Bell MT" w:hAnsi="Bell MT"/>
        </w:rPr>
      </w:pPr>
      <w:r>
        <w:rPr>
          <w:rFonts w:ascii="Bell MT" w:hAnsi="Bell MT"/>
        </w:rPr>
        <w:t>And it was around that period that we sat for our first mock.</w:t>
      </w:r>
    </w:p>
    <w:p w14:paraId="77F0DB0D">
      <w:pPr>
        <w:pStyle w:val="7"/>
        <w:spacing w:line="273" w:lineRule="auto"/>
        <w:rPr>
          <w:rFonts w:ascii="Bell MT" w:hAnsi="Bell MT"/>
        </w:rPr>
      </w:pPr>
      <w:r>
        <w:rPr>
          <w:rFonts w:ascii="Bell MT" w:hAnsi="Bell MT"/>
        </w:rPr>
        <w:t>Ah.</w:t>
      </w:r>
    </w:p>
    <w:p w14:paraId="45BA6DE2">
      <w:pPr>
        <w:pStyle w:val="7"/>
        <w:spacing w:line="273" w:lineRule="auto"/>
        <w:rPr>
          <w:rFonts w:ascii="Bell MT" w:hAnsi="Bell MT"/>
        </w:rPr>
      </w:pPr>
      <w:r>
        <w:rPr>
          <w:rFonts w:ascii="Bell MT" w:hAnsi="Bell MT"/>
        </w:rPr>
        <w:t>Subhanallah.</w:t>
      </w:r>
    </w:p>
    <w:p w14:paraId="31C74BA1">
      <w:pPr>
        <w:pStyle w:val="7"/>
        <w:spacing w:line="273" w:lineRule="auto"/>
        <w:rPr>
          <w:rFonts w:ascii="Bell MT" w:hAnsi="Bell MT"/>
        </w:rPr>
      </w:pPr>
      <w:r>
        <w:rPr>
          <w:rFonts w:ascii="Bell MT" w:hAnsi="Bell MT"/>
        </w:rPr>
        <w:t>Nursing school didn’t make me heal.</w:t>
      </w:r>
    </w:p>
    <w:p w14:paraId="29A8CBC8">
      <w:pPr>
        <w:pStyle w:val="7"/>
        <w:spacing w:line="273" w:lineRule="auto"/>
        <w:rPr>
          <w:rFonts w:ascii="Bell MT" w:hAnsi="Bell MT"/>
        </w:rPr>
      </w:pPr>
      <w:r>
        <w:rPr>
          <w:rFonts w:ascii="Bell MT" w:hAnsi="Bell MT"/>
        </w:rPr>
        <w:t>There was no time to heal.</w:t>
      </w:r>
    </w:p>
    <w:p w14:paraId="2D62B145">
      <w:pPr>
        <w:pStyle w:val="7"/>
        <w:spacing w:line="273" w:lineRule="auto"/>
        <w:rPr>
          <w:rFonts w:ascii="Bell MT" w:hAnsi="Bell MT"/>
        </w:rPr>
      </w:pPr>
      <w:r>
        <w:rPr>
          <w:rFonts w:ascii="Bell MT" w:hAnsi="Bell MT"/>
        </w:rPr>
        <w:t>It was as though I was on autopilot. I lacked emotion. I just kept moving.</w:t>
      </w:r>
    </w:p>
    <w:p w14:paraId="777C4754">
      <w:pPr>
        <w:pStyle w:val="7"/>
        <w:spacing w:line="273" w:lineRule="auto"/>
        <w:rPr>
          <w:rFonts w:ascii="Bell MT" w:hAnsi="Bell MT"/>
        </w:rPr>
      </w:pPr>
      <w:r>
        <w:rPr>
          <w:rFonts w:ascii="Bell MT" w:hAnsi="Bell MT"/>
        </w:rPr>
        <w:t>So, after Year 3, I took my first mock after our clinical posting to Aro Psychiatric Hospital.</w:t>
      </w:r>
    </w:p>
    <w:p w14:paraId="28571A50">
      <w:pPr>
        <w:pStyle w:val="7"/>
        <w:spacing w:line="273" w:lineRule="auto"/>
        <w:rPr>
          <w:rFonts w:ascii="Bell MT" w:hAnsi="Bell MT"/>
        </w:rPr>
      </w:pPr>
      <w:r>
        <w:rPr>
          <w:rFonts w:ascii="Bell MT" w:hAnsi="Bell MT"/>
        </w:rPr>
        <w:t>Hmmn.</w:t>
      </w:r>
    </w:p>
    <w:p w14:paraId="45F73F4F">
      <w:pPr>
        <w:pStyle w:val="7"/>
        <w:spacing w:line="273" w:lineRule="auto"/>
        <w:rPr>
          <w:rFonts w:ascii="Bell MT" w:hAnsi="Bell MT"/>
        </w:rPr>
      </w:pPr>
      <w:r>
        <w:rPr>
          <w:rFonts w:ascii="Bell MT" w:hAnsi="Bell MT"/>
        </w:rPr>
        <w:t>This period was quite tough.</w:t>
      </w:r>
    </w:p>
    <w:p w14:paraId="3973F0B8">
      <w:pPr>
        <w:pStyle w:val="7"/>
        <w:spacing w:line="273" w:lineRule="auto"/>
        <w:rPr>
          <w:rFonts w:ascii="Bell MT" w:hAnsi="Bell MT"/>
        </w:rPr>
      </w:pPr>
      <w:r>
        <w:rPr>
          <w:rFonts w:ascii="Bell MT" w:hAnsi="Bell MT"/>
        </w:rPr>
        <w:t>It was only by Allah’s grace that I passed that mock examination.</w:t>
      </w:r>
    </w:p>
    <w:p w14:paraId="266CCBC2">
      <w:pPr>
        <w:pStyle w:val="7"/>
        <w:spacing w:line="273" w:lineRule="auto"/>
        <w:rPr>
          <w:rFonts w:ascii="Bell MT" w:hAnsi="Bell MT"/>
        </w:rPr>
      </w:pPr>
      <w:r>
        <w:rPr>
          <w:rFonts w:ascii="Bell MT" w:hAnsi="Bell MT"/>
        </w:rPr>
        <w:t>Nursing professional examinations are tough. They are hard. They are out of this world.</w:t>
      </w:r>
    </w:p>
    <w:p w14:paraId="3FF91AB4">
      <w:pPr>
        <w:pStyle w:val="7"/>
        <w:spacing w:line="273" w:lineRule="auto"/>
        <w:rPr>
          <w:rFonts w:ascii="Bell MT" w:hAnsi="Bell MT"/>
        </w:rPr>
      </w:pPr>
      <w:r>
        <w:rPr>
          <w:rFonts w:ascii="Bell MT" w:hAnsi="Bell MT"/>
        </w:rPr>
        <w:t>So imagine a Year 3 student just sitting for that kind of examination.</w:t>
      </w:r>
    </w:p>
    <w:p w14:paraId="7C0288B6">
      <w:pPr>
        <w:pStyle w:val="7"/>
        <w:spacing w:line="273" w:lineRule="auto"/>
        <w:rPr>
          <w:rFonts w:ascii="Bell MT" w:hAnsi="Bell MT"/>
        </w:rPr>
      </w:pPr>
      <w:r>
        <w:rPr>
          <w:rFonts w:ascii="Bell MT" w:hAnsi="Bell MT"/>
        </w:rPr>
        <w:t>It was by the mercy of Allah that I passed that exam.</w:t>
      </w:r>
    </w:p>
    <w:p w14:paraId="44F89C88">
      <w:pPr>
        <w:pStyle w:val="7"/>
        <w:spacing w:line="273" w:lineRule="auto"/>
        <w:rPr>
          <w:rFonts w:ascii="Bell MT" w:hAnsi="Bell MT"/>
        </w:rPr>
      </w:pPr>
      <w:r>
        <w:rPr>
          <w:rFonts w:ascii="Bell MT" w:hAnsi="Bell MT"/>
        </w:rPr>
        <w:t>Then I took the pre-council examination.</w:t>
      </w:r>
    </w:p>
    <w:p w14:paraId="36D8BC3A">
      <w:pPr>
        <w:pStyle w:val="7"/>
        <w:spacing w:line="273" w:lineRule="auto"/>
        <w:rPr>
          <w:rFonts w:ascii="Bell MT" w:hAnsi="Bell MT"/>
        </w:rPr>
      </w:pPr>
      <w:r>
        <w:rPr>
          <w:rFonts w:ascii="Bell MT" w:hAnsi="Bell MT"/>
        </w:rPr>
        <w:t>It was a crazy ride, I must say.</w:t>
      </w:r>
    </w:p>
    <w:p w14:paraId="70D94F75">
      <w:pPr>
        <w:pStyle w:val="7"/>
        <w:spacing w:line="273" w:lineRule="auto"/>
        <w:rPr>
          <w:rFonts w:ascii="Bell MT" w:hAnsi="Bell MT"/>
        </w:rPr>
      </w:pPr>
      <w:r>
        <w:rPr>
          <w:rFonts w:ascii="Bell MT" w:hAnsi="Bell MT"/>
        </w:rPr>
        <w:t>I passed the pre-council.</w:t>
      </w:r>
    </w:p>
    <w:p w14:paraId="798E7424">
      <w:pPr>
        <w:pStyle w:val="7"/>
        <w:spacing w:line="273" w:lineRule="auto"/>
        <w:rPr>
          <w:rFonts w:ascii="Bell MT" w:hAnsi="Bell MT"/>
        </w:rPr>
      </w:pPr>
      <w:r>
        <w:rPr>
          <w:rFonts w:ascii="Bell MT" w:hAnsi="Bell MT"/>
        </w:rPr>
        <w:t xml:space="preserve">And when I say </w:t>
      </w:r>
      <w:r>
        <w:rPr>
          <w:rStyle w:val="15"/>
          <w:rFonts w:ascii="Bell MT" w:hAnsi="Bell MT"/>
        </w:rPr>
        <w:t>passed</w:t>
      </w:r>
      <w:r>
        <w:rPr>
          <w:rFonts w:ascii="Bell MT" w:hAnsi="Bell MT"/>
        </w:rPr>
        <w:t>, I mean passed could be 50 on the dot. Or 51, so to say.</w:t>
      </w:r>
    </w:p>
    <w:p w14:paraId="1294DA02">
      <w:pPr>
        <w:pStyle w:val="7"/>
        <w:spacing w:line="273" w:lineRule="auto"/>
        <w:rPr>
          <w:rFonts w:ascii="Bell MT" w:hAnsi="Bell MT"/>
        </w:rPr>
      </w:pPr>
      <w:r>
        <w:rPr>
          <w:rFonts w:ascii="Bell MT" w:hAnsi="Bell MT"/>
        </w:rPr>
        <w:t>I tried to get higher grades, but it looked quite impossible.</w:t>
      </w:r>
    </w:p>
    <w:p w14:paraId="1B48F5A3">
      <w:pPr>
        <w:pStyle w:val="7"/>
        <w:spacing w:line="273" w:lineRule="auto"/>
        <w:rPr>
          <w:rFonts w:ascii="Bell MT" w:hAnsi="Bell MT"/>
        </w:rPr>
      </w:pPr>
      <w:r>
        <w:rPr>
          <w:rFonts w:ascii="Bell MT" w:hAnsi="Bell MT"/>
        </w:rPr>
        <w:t>We also had study groups because you simply cannot cover the entire syllabus in Nursing school by yourself.</w:t>
      </w:r>
    </w:p>
    <w:p w14:paraId="40B4928F">
      <w:pPr>
        <w:pStyle w:val="7"/>
        <w:spacing w:line="273" w:lineRule="auto"/>
        <w:rPr>
          <w:rFonts w:ascii="Bell MT" w:hAnsi="Bell MT"/>
        </w:rPr>
      </w:pPr>
      <w:r>
        <w:rPr>
          <w:rFonts w:ascii="Bell MT" w:hAnsi="Bell MT"/>
        </w:rPr>
        <w:t>I remember studying with Omoh, Fisayo, and a lot of other people during this season.</w:t>
      </w:r>
    </w:p>
    <w:p w14:paraId="38D269AF">
      <w:pPr>
        <w:pStyle w:val="7"/>
        <w:spacing w:line="273" w:lineRule="auto"/>
        <w:rPr>
          <w:rFonts w:ascii="Bell MT" w:hAnsi="Bell MT"/>
        </w:rPr>
      </w:pPr>
      <w:r>
        <w:rPr>
          <w:rFonts w:ascii="Bell MT" w:hAnsi="Bell MT"/>
        </w:rPr>
        <w:t>Then I went to sit for my Council examination.</w:t>
      </w:r>
    </w:p>
    <w:p w14:paraId="47F04523">
      <w:pPr>
        <w:pStyle w:val="7"/>
        <w:spacing w:line="273" w:lineRule="auto"/>
        <w:rPr>
          <w:rFonts w:ascii="Bell MT" w:hAnsi="Bell MT"/>
        </w:rPr>
      </w:pPr>
      <w:r>
        <w:rPr>
          <w:rFonts w:ascii="Bell MT" w:hAnsi="Bell MT"/>
        </w:rPr>
        <w:t>A night before my Council examination, I couldn’t sleep. I guess it was out of fear.</w:t>
      </w:r>
    </w:p>
    <w:p w14:paraId="095761E7">
      <w:pPr>
        <w:pStyle w:val="7"/>
        <w:spacing w:line="273" w:lineRule="auto"/>
        <w:rPr>
          <w:rFonts w:ascii="Bell MT" w:hAnsi="Bell MT"/>
        </w:rPr>
      </w:pPr>
      <w:r>
        <w:rPr>
          <w:rFonts w:ascii="Bell MT" w:hAnsi="Bell MT"/>
        </w:rPr>
        <w:t>So, I did everything possible for me.</w:t>
      </w:r>
    </w:p>
    <w:p w14:paraId="54530153">
      <w:pPr>
        <w:pStyle w:val="7"/>
        <w:spacing w:line="273" w:lineRule="auto"/>
        <w:rPr>
          <w:rFonts w:ascii="Bell MT" w:hAnsi="Bell MT"/>
        </w:rPr>
      </w:pPr>
      <w:r>
        <w:rPr>
          <w:rFonts w:ascii="Bell MT" w:hAnsi="Bell MT"/>
        </w:rPr>
        <w:t>More like, I did everything that would delay me in the morning.</w:t>
      </w:r>
    </w:p>
    <w:p w14:paraId="49A8531F">
      <w:pPr>
        <w:pStyle w:val="7"/>
        <w:spacing w:line="273" w:lineRule="auto"/>
        <w:rPr>
          <w:rFonts w:ascii="Bell MT" w:hAnsi="Bell MT"/>
        </w:rPr>
      </w:pPr>
      <w:r>
        <w:rPr>
          <w:rFonts w:ascii="Bell MT" w:hAnsi="Bell MT"/>
        </w:rPr>
        <w:t xml:space="preserve">Big shout-out to </w:t>
      </w:r>
      <w:r>
        <w:rPr>
          <w:rStyle w:val="15"/>
          <w:rFonts w:ascii="Bell MT" w:hAnsi="Bell MT"/>
        </w:rPr>
        <w:t>TZT A.K.A Target Zone Tutorial</w:t>
      </w:r>
      <w:r>
        <w:rPr>
          <w:rFonts w:ascii="Bell MT" w:hAnsi="Bell MT"/>
        </w:rPr>
        <w:t>. They helped thousands of nursing students ace their examinations. I was glad the day I stumbled upon them.</w:t>
      </w:r>
    </w:p>
    <w:p w14:paraId="7799AD50">
      <w:pPr>
        <w:pStyle w:val="7"/>
        <w:spacing w:line="273" w:lineRule="auto"/>
        <w:rPr>
          <w:rFonts w:ascii="Bell MT" w:hAnsi="Bell MT"/>
        </w:rPr>
      </w:pPr>
      <w:r>
        <w:rPr>
          <w:rFonts w:ascii="Bell MT" w:hAnsi="Bell MT"/>
        </w:rPr>
        <w:t>So, the night before my Council examination, I was going through my TZT notes.</w:t>
      </w:r>
    </w:p>
    <w:p w14:paraId="20D4D40B">
      <w:pPr>
        <w:pStyle w:val="7"/>
        <w:spacing w:line="273" w:lineRule="auto"/>
        <w:rPr>
          <w:rFonts w:ascii="Bell MT" w:hAnsi="Bell MT"/>
        </w:rPr>
      </w:pPr>
      <w:r>
        <w:rPr>
          <w:rFonts w:ascii="Bell MT" w:hAnsi="Bell MT"/>
        </w:rPr>
        <w:t>And I couldn’t sleep.</w:t>
      </w:r>
    </w:p>
    <w:p w14:paraId="1D578E31">
      <w:pPr>
        <w:pStyle w:val="7"/>
        <w:spacing w:line="273" w:lineRule="auto"/>
        <w:rPr>
          <w:rFonts w:ascii="Bell MT" w:hAnsi="Bell MT"/>
        </w:rPr>
      </w:pPr>
      <w:r>
        <w:rPr>
          <w:rFonts w:ascii="Bell MT" w:hAnsi="Bell MT"/>
        </w:rPr>
        <w:t>So, I prayed.</w:t>
      </w:r>
    </w:p>
    <w:p w14:paraId="3EC84E85">
      <w:pPr>
        <w:pStyle w:val="7"/>
        <w:spacing w:line="273" w:lineRule="auto"/>
        <w:rPr>
          <w:rFonts w:ascii="Bell MT" w:hAnsi="Bell MT"/>
        </w:rPr>
      </w:pPr>
      <w:r>
        <w:rPr>
          <w:rFonts w:ascii="Bell MT" w:hAnsi="Bell MT"/>
        </w:rPr>
        <w:t>I took Zam Zam water, had my bath, ironed my clothes, and told myself that all that was remaining was for me to pray Fajr and brush my teeth.</w:t>
      </w:r>
    </w:p>
    <w:p w14:paraId="2C1FB994">
      <w:pPr>
        <w:pStyle w:val="7"/>
        <w:spacing w:line="273" w:lineRule="auto"/>
        <w:rPr>
          <w:rFonts w:ascii="Bell MT" w:hAnsi="Bell MT"/>
        </w:rPr>
      </w:pPr>
      <w:r>
        <w:rPr>
          <w:rFonts w:ascii="Bell MT" w:hAnsi="Bell MT"/>
        </w:rPr>
        <w:t>Goshhh.</w:t>
      </w:r>
    </w:p>
    <w:p w14:paraId="33CC317F">
      <w:pPr>
        <w:pStyle w:val="7"/>
        <w:spacing w:line="273" w:lineRule="auto"/>
        <w:rPr>
          <w:rFonts w:ascii="Bell MT" w:hAnsi="Bell MT"/>
        </w:rPr>
      </w:pPr>
      <w:r>
        <w:rPr>
          <w:rFonts w:ascii="Bell MT" w:hAnsi="Bell MT"/>
        </w:rPr>
        <w:t>It was Allah that saved me.</w:t>
      </w:r>
    </w:p>
    <w:p w14:paraId="7CFCEE7D">
      <w:pPr>
        <w:pStyle w:val="7"/>
        <w:spacing w:line="273" w:lineRule="auto"/>
        <w:rPr>
          <w:rFonts w:ascii="Bell MT" w:hAnsi="Bell MT"/>
        </w:rPr>
      </w:pPr>
      <w:r>
        <w:rPr>
          <w:rFonts w:ascii="Bell MT" w:hAnsi="Bell MT"/>
        </w:rPr>
        <w:t>Ahhh.</w:t>
      </w:r>
    </w:p>
    <w:p w14:paraId="314C3F0B">
      <w:pPr>
        <w:pStyle w:val="7"/>
        <w:spacing w:line="273" w:lineRule="auto"/>
        <w:rPr>
          <w:rFonts w:ascii="Bell MT" w:hAnsi="Bell MT"/>
        </w:rPr>
      </w:pPr>
      <w:r>
        <w:rPr>
          <w:rFonts w:ascii="Bell MT" w:hAnsi="Bell MT"/>
        </w:rPr>
        <w:t>I slept off.</w:t>
      </w:r>
    </w:p>
    <w:p w14:paraId="3E3AE830">
      <w:pPr>
        <w:pStyle w:val="7"/>
        <w:spacing w:line="273" w:lineRule="auto"/>
        <w:rPr>
          <w:rFonts w:ascii="Bell MT" w:hAnsi="Bell MT"/>
        </w:rPr>
      </w:pPr>
      <w:r>
        <w:rPr>
          <w:rFonts w:ascii="Bell MT" w:hAnsi="Bell MT"/>
        </w:rPr>
        <w:t>Not just that, I missed the school bus.</w:t>
      </w:r>
    </w:p>
    <w:p w14:paraId="33859F53">
      <w:pPr>
        <w:pStyle w:val="7"/>
        <w:spacing w:line="273" w:lineRule="auto"/>
        <w:rPr>
          <w:rFonts w:ascii="Bell MT" w:hAnsi="Bell MT"/>
        </w:rPr>
      </w:pPr>
      <w:r>
        <w:rPr>
          <w:rFonts w:ascii="Bell MT" w:hAnsi="Bell MT"/>
        </w:rPr>
        <w:t>Everyone trying to reach my number couldn’t get through because my SIM had gotten bad at the time.</w:t>
      </w:r>
    </w:p>
    <w:p w14:paraId="078ABFE9">
      <w:pPr>
        <w:pStyle w:val="7"/>
        <w:spacing w:line="273" w:lineRule="auto"/>
        <w:rPr>
          <w:rFonts w:ascii="Bell MT" w:hAnsi="Bell MT"/>
        </w:rPr>
      </w:pPr>
      <w:r>
        <w:rPr>
          <w:rFonts w:ascii="Bell MT" w:hAnsi="Bell MT"/>
        </w:rPr>
        <w:t>Also, I was snoozing every alarm there was that morning.</w:t>
      </w:r>
    </w:p>
    <w:p w14:paraId="5606C148">
      <w:pPr>
        <w:pStyle w:val="7"/>
        <w:spacing w:line="273" w:lineRule="auto"/>
        <w:rPr>
          <w:rFonts w:ascii="Bell MT" w:hAnsi="Bell MT"/>
        </w:rPr>
      </w:pPr>
      <w:r>
        <w:rPr>
          <w:rFonts w:ascii="Bell MT" w:hAnsi="Bell MT"/>
        </w:rPr>
        <w:t>Not until I received a call from Nifemi.</w:t>
      </w:r>
    </w:p>
    <w:p w14:paraId="75A27CA3">
      <w:pPr>
        <w:pStyle w:val="7"/>
        <w:spacing w:line="273" w:lineRule="auto"/>
        <w:rPr>
          <w:rFonts w:ascii="Bell MT" w:hAnsi="Bell MT"/>
        </w:rPr>
      </w:pPr>
      <w:r>
        <w:rPr>
          <w:rFonts w:ascii="Bell MT" w:hAnsi="Bell MT"/>
        </w:rPr>
        <w:t>She was like, “Roqeebah, run! Quickly run and come and meet us at the filling station near school.”</w:t>
      </w:r>
    </w:p>
    <w:p w14:paraId="6232D086">
      <w:pPr>
        <w:pStyle w:val="7"/>
        <w:tabs>
          <w:tab w:val="left" w:pos="6402"/>
        </w:tabs>
        <w:spacing w:line="273" w:lineRule="auto"/>
        <w:rPr>
          <w:rFonts w:ascii="Bell MT" w:hAnsi="Bell MT"/>
        </w:rPr>
      </w:pPr>
      <w:r>
        <w:rPr>
          <w:rFonts w:ascii="Bell MT" w:hAnsi="Bell MT"/>
        </w:rPr>
        <w:t>That’s when it clicked that I had an examination that morning.</w:t>
      </w:r>
      <w:r>
        <w:rPr>
          <w:rFonts w:ascii="Bell MT" w:hAnsi="Bell MT"/>
        </w:rPr>
        <w:tab/>
      </w:r>
      <w:r>
        <w:rPr>
          <w:rFonts w:ascii="Bell MT" w:hAnsi="Bell MT"/>
        </w:rPr>
        <w:t xml:space="preserve"> </w:t>
      </w:r>
    </w:p>
    <w:p w14:paraId="0F2715FA">
      <w:pPr>
        <w:pStyle w:val="7"/>
        <w:spacing w:line="273" w:lineRule="auto"/>
        <w:rPr>
          <w:rFonts w:ascii="Bell MT" w:hAnsi="Bell MT"/>
        </w:rPr>
      </w:pPr>
      <w:r>
        <w:rPr>
          <w:rFonts w:ascii="Bell MT" w:hAnsi="Bell MT"/>
        </w:rPr>
        <w:t>I didn’t even think twice.</w:t>
      </w:r>
    </w:p>
    <w:p w14:paraId="4C5C45F7">
      <w:pPr>
        <w:pStyle w:val="7"/>
        <w:spacing w:line="273" w:lineRule="auto"/>
        <w:rPr>
          <w:rFonts w:ascii="Bell MT" w:hAnsi="Bell MT"/>
        </w:rPr>
      </w:pPr>
      <w:r>
        <w:rPr>
          <w:rFonts w:ascii="Bell MT" w:hAnsi="Bell MT"/>
        </w:rPr>
        <w:t>I picked my scrubs, carried my bag, and luckily, I had planned everything before sleeping.</w:t>
      </w:r>
    </w:p>
    <w:p w14:paraId="1D308B42">
      <w:pPr>
        <w:pStyle w:val="7"/>
        <w:spacing w:line="273" w:lineRule="auto"/>
        <w:rPr>
          <w:rFonts w:ascii="Bell MT" w:hAnsi="Bell MT"/>
        </w:rPr>
      </w:pPr>
      <w:r>
        <w:rPr>
          <w:rFonts w:ascii="Bell MT" w:hAnsi="Bell MT"/>
        </w:rPr>
        <w:t>I headed to the gate.</w:t>
      </w:r>
    </w:p>
    <w:p w14:paraId="2AFDBA85">
      <w:pPr>
        <w:pStyle w:val="7"/>
        <w:spacing w:line="273" w:lineRule="auto"/>
        <w:rPr>
          <w:rFonts w:ascii="Bell MT" w:hAnsi="Bell MT"/>
        </w:rPr>
      </w:pPr>
      <w:r>
        <w:rPr>
          <w:rFonts w:ascii="Bell MT" w:hAnsi="Bell MT"/>
        </w:rPr>
        <w:t>I hadn’t fully comprehended what was happening, but I knew I didn’t have any money on me.</w:t>
      </w:r>
    </w:p>
    <w:p w14:paraId="12F333A8">
      <w:pPr>
        <w:pStyle w:val="7"/>
        <w:spacing w:line="273" w:lineRule="auto"/>
        <w:rPr>
          <w:rFonts w:ascii="Bell MT" w:hAnsi="Bell MT"/>
          <w:highlight w:val="yellow"/>
        </w:rPr>
      </w:pPr>
      <w:r>
        <w:rPr>
          <w:rFonts w:ascii="Bell MT" w:hAnsi="Bell MT"/>
        </w:rPr>
        <w:t>Then I saw Mr. Timmy, an alumnus of Crescent University who currently works on campus.</w:t>
      </w:r>
    </w:p>
    <w:p w14:paraId="188C4991">
      <w:pPr>
        <w:pStyle w:val="7"/>
        <w:spacing w:line="273" w:lineRule="auto"/>
        <w:rPr>
          <w:rFonts w:ascii="Bell MT" w:hAnsi="Bell MT"/>
        </w:rPr>
      </w:pPr>
      <w:r>
        <w:rPr>
          <w:rFonts w:ascii="Bell MT" w:hAnsi="Bell MT"/>
        </w:rPr>
        <w:t>With tears in my eyes, I said to him “Mr Timmy, I slept off and I have an exam this morning. Please, can you give me a little cash to quickly take a bike?”</w:t>
      </w:r>
    </w:p>
    <w:p w14:paraId="049E1CF3">
      <w:pPr>
        <w:pStyle w:val="7"/>
        <w:spacing w:line="273" w:lineRule="auto"/>
        <w:rPr>
          <w:rFonts w:ascii="Bell MT" w:hAnsi="Bell MT"/>
        </w:rPr>
      </w:pPr>
      <w:r>
        <w:rPr>
          <w:rFonts w:ascii="Bell MT" w:hAnsi="Bell MT"/>
        </w:rPr>
        <w:t>Mind you, I didn’t even know where I was going.</w:t>
      </w:r>
    </w:p>
    <w:p w14:paraId="3453FA81">
      <w:pPr>
        <w:pStyle w:val="7"/>
        <w:spacing w:line="273" w:lineRule="auto"/>
        <w:rPr>
          <w:rFonts w:ascii="Bell MT" w:hAnsi="Bell MT"/>
        </w:rPr>
      </w:pPr>
      <w:r>
        <w:rPr>
          <w:rFonts w:ascii="Bell MT" w:hAnsi="Bell MT"/>
        </w:rPr>
        <w:t>All I knew was the name of the school.</w:t>
      </w:r>
    </w:p>
    <w:p w14:paraId="4B670F15">
      <w:pPr>
        <w:pStyle w:val="7"/>
        <w:spacing w:line="273" w:lineRule="auto"/>
        <w:rPr>
          <w:rFonts w:ascii="Bell MT" w:hAnsi="Bell MT"/>
        </w:rPr>
      </w:pPr>
      <w:r>
        <w:rPr>
          <w:rFonts w:ascii="Bell MT" w:hAnsi="Bell MT"/>
        </w:rPr>
        <w:t>Mr Timmy gave me a little cash.</w:t>
      </w:r>
    </w:p>
    <w:p w14:paraId="548BFCEA">
      <w:pPr>
        <w:pStyle w:val="7"/>
        <w:spacing w:line="273" w:lineRule="auto"/>
        <w:rPr>
          <w:rFonts w:ascii="Bell MT" w:hAnsi="Bell MT"/>
        </w:rPr>
      </w:pPr>
      <w:r>
        <w:rPr>
          <w:rFonts w:ascii="Bell MT" w:hAnsi="Bell MT"/>
        </w:rPr>
        <w:t>Then, when I stepped out of the school, I saw the school bus.</w:t>
      </w:r>
    </w:p>
    <w:p w14:paraId="32F0C025">
      <w:pPr>
        <w:pStyle w:val="7"/>
        <w:spacing w:line="273" w:lineRule="auto"/>
        <w:rPr>
          <w:rFonts w:ascii="Bell MT" w:hAnsi="Bell MT"/>
        </w:rPr>
      </w:pPr>
      <w:r>
        <w:rPr>
          <w:rFonts w:ascii="Bell MT" w:hAnsi="Bell MT"/>
        </w:rPr>
        <w:t>I started rushing to get the bus, but it drove off.</w:t>
      </w:r>
    </w:p>
    <w:p w14:paraId="5F76C406">
      <w:pPr>
        <w:pStyle w:val="7"/>
        <w:spacing w:line="273" w:lineRule="auto"/>
        <w:rPr>
          <w:rFonts w:ascii="Bell MT" w:hAnsi="Bell MT"/>
        </w:rPr>
      </w:pPr>
      <w:r>
        <w:rPr>
          <w:rFonts w:ascii="Bell MT" w:hAnsi="Bell MT"/>
        </w:rPr>
        <w:t>Right in front of me.</w:t>
      </w:r>
    </w:p>
    <w:p w14:paraId="33E49FF2">
      <w:pPr>
        <w:pStyle w:val="7"/>
        <w:spacing w:line="273" w:lineRule="auto"/>
        <w:rPr>
          <w:rFonts w:ascii="Bell MT" w:hAnsi="Bell MT"/>
        </w:rPr>
      </w:pPr>
      <w:r>
        <w:rPr>
          <w:rFonts w:ascii="Bell MT" w:hAnsi="Bell MT"/>
        </w:rPr>
        <w:t xml:space="preserve">With tears again in my eyes, I started begging any bike man I saw </w:t>
      </w:r>
      <w:r>
        <w:rPr>
          <w:rFonts w:ascii="Bell MT" w:hAnsi="Bell MT"/>
          <w:lang w:val="en-US"/>
        </w:rPr>
        <w:t xml:space="preserve">passing by. </w:t>
      </w:r>
      <w:bookmarkStart w:id="0" w:name="_GoBack"/>
      <w:bookmarkEnd w:id="0"/>
    </w:p>
    <w:p w14:paraId="74C60EB8">
      <w:pPr>
        <w:pStyle w:val="7"/>
        <w:spacing w:line="273" w:lineRule="auto"/>
        <w:rPr>
          <w:rFonts w:ascii="Bell MT" w:hAnsi="Bell MT"/>
        </w:rPr>
      </w:pPr>
      <w:r>
        <w:rPr>
          <w:rFonts w:ascii="Bell MT" w:hAnsi="Bell MT"/>
        </w:rPr>
        <w:t>“Sir, please. I have an exam this morning and I don’t know the place. Please help me.”</w:t>
      </w:r>
    </w:p>
    <w:p w14:paraId="1CF653DE">
      <w:pPr>
        <w:pStyle w:val="7"/>
        <w:spacing w:line="273" w:lineRule="auto"/>
        <w:rPr>
          <w:rFonts w:ascii="Bell MT" w:hAnsi="Bell MT"/>
        </w:rPr>
      </w:pPr>
      <w:r>
        <w:rPr>
          <w:rFonts w:ascii="Bell MT" w:hAnsi="Bell MT"/>
        </w:rPr>
        <w:t>Then I told my family about it.</w:t>
      </w:r>
    </w:p>
    <w:p w14:paraId="2EC7B403">
      <w:pPr>
        <w:pStyle w:val="7"/>
        <w:spacing w:line="273" w:lineRule="auto"/>
        <w:rPr>
          <w:rFonts w:ascii="Bell MT" w:hAnsi="Bell MT"/>
        </w:rPr>
      </w:pPr>
      <w:r>
        <w:rPr>
          <w:rFonts w:ascii="Bell MT" w:hAnsi="Bell MT"/>
        </w:rPr>
        <w:t>I told Rufaydah.</w:t>
      </w:r>
    </w:p>
    <w:p w14:paraId="786B1B44">
      <w:pPr>
        <w:pStyle w:val="7"/>
        <w:spacing w:line="273" w:lineRule="auto"/>
        <w:rPr>
          <w:rFonts w:ascii="Bell MT" w:hAnsi="Bell MT"/>
        </w:rPr>
      </w:pPr>
      <w:r>
        <w:rPr>
          <w:rFonts w:ascii="Bell MT" w:hAnsi="Bell MT"/>
        </w:rPr>
        <w:t>I told Labeebah.</w:t>
      </w:r>
    </w:p>
    <w:p w14:paraId="3A79D11B">
      <w:pPr>
        <w:pStyle w:val="7"/>
        <w:spacing w:line="273" w:lineRule="auto"/>
        <w:rPr>
          <w:rFonts w:ascii="Bell MT" w:hAnsi="Bell MT"/>
        </w:rPr>
      </w:pPr>
      <w:r>
        <w:rPr>
          <w:rFonts w:ascii="Bell MT" w:hAnsi="Bell MT"/>
        </w:rPr>
        <w:t>I told Sis Maryam.</w:t>
      </w:r>
    </w:p>
    <w:p w14:paraId="1A0B28DF">
      <w:pPr>
        <w:pStyle w:val="7"/>
        <w:spacing w:line="273" w:lineRule="auto"/>
        <w:rPr>
          <w:rFonts w:ascii="Bell MT" w:hAnsi="Bell MT"/>
        </w:rPr>
      </w:pPr>
      <w:r>
        <w:rPr>
          <w:rFonts w:ascii="Bell MT" w:hAnsi="Bell MT"/>
        </w:rPr>
        <w:t>Because I was tensed.</w:t>
      </w:r>
    </w:p>
    <w:p w14:paraId="6B1F16FE">
      <w:pPr>
        <w:pStyle w:val="7"/>
        <w:spacing w:line="273" w:lineRule="auto"/>
        <w:rPr>
          <w:rFonts w:ascii="Bell MT" w:hAnsi="Bell MT"/>
        </w:rPr>
      </w:pPr>
      <w:r>
        <w:rPr>
          <w:rFonts w:ascii="Bell MT" w:hAnsi="Bell MT"/>
        </w:rPr>
        <w:t>My first-ever professional examination, and this happened.</w:t>
      </w:r>
    </w:p>
    <w:p w14:paraId="15783319">
      <w:pPr>
        <w:pStyle w:val="7"/>
        <w:spacing w:line="273" w:lineRule="auto"/>
        <w:rPr>
          <w:rFonts w:ascii="Bell MT" w:hAnsi="Bell MT"/>
        </w:rPr>
      </w:pPr>
      <w:r>
        <w:rPr>
          <w:rFonts w:ascii="Bell MT" w:hAnsi="Bell MT"/>
        </w:rPr>
        <w:t>Ah.</w:t>
      </w:r>
    </w:p>
    <w:p w14:paraId="37B9A41E">
      <w:pPr>
        <w:pStyle w:val="7"/>
        <w:spacing w:line="273" w:lineRule="auto"/>
        <w:rPr>
          <w:rFonts w:ascii="Bell MT" w:hAnsi="Bell MT"/>
        </w:rPr>
      </w:pPr>
      <w:r>
        <w:rPr>
          <w:rFonts w:ascii="Bell MT" w:hAnsi="Bell MT"/>
        </w:rPr>
        <w:t>I was thinking about a lot of things.</w:t>
      </w:r>
    </w:p>
    <w:p w14:paraId="33F7CB4D">
      <w:pPr>
        <w:pStyle w:val="7"/>
        <w:spacing w:line="273" w:lineRule="auto"/>
        <w:rPr>
          <w:rFonts w:ascii="Bell MT" w:hAnsi="Bell MT"/>
        </w:rPr>
      </w:pPr>
      <w:r>
        <w:rPr>
          <w:rFonts w:ascii="Bell MT" w:hAnsi="Bell MT"/>
        </w:rPr>
        <w:t>Then I saw the school bus in front of me.</w:t>
      </w:r>
    </w:p>
    <w:p w14:paraId="3A022AB5">
      <w:pPr>
        <w:pStyle w:val="7"/>
        <w:spacing w:line="273" w:lineRule="auto"/>
        <w:rPr>
          <w:rFonts w:ascii="Bell MT" w:hAnsi="Bell MT"/>
        </w:rPr>
      </w:pPr>
      <w:r>
        <w:rPr>
          <w:rFonts w:ascii="Bell MT" w:hAnsi="Bell MT"/>
        </w:rPr>
        <w:t>It was now looking as if I was playing Subway Surfers.</w:t>
      </w:r>
    </w:p>
    <w:p w14:paraId="5E003EC0">
      <w:pPr>
        <w:pStyle w:val="7"/>
        <w:spacing w:line="273" w:lineRule="auto"/>
        <w:rPr>
          <w:rFonts w:ascii="Bell MT" w:hAnsi="Bell MT"/>
        </w:rPr>
      </w:pPr>
      <w:r>
        <w:rPr>
          <w:rFonts w:ascii="Bell MT" w:hAnsi="Bell MT"/>
        </w:rPr>
        <w:t>Lol.</w:t>
      </w:r>
    </w:p>
    <w:p w14:paraId="77A1C339">
      <w:pPr>
        <w:pStyle w:val="7"/>
        <w:spacing w:line="273" w:lineRule="auto"/>
        <w:rPr>
          <w:rFonts w:ascii="Bell MT" w:hAnsi="Bell MT"/>
        </w:rPr>
      </w:pPr>
      <w:r>
        <w:rPr>
          <w:rFonts w:ascii="Bell MT" w:hAnsi="Bell MT"/>
        </w:rPr>
        <w:t>Somehow, I later caught up with the bus, and I entered.</w:t>
      </w:r>
    </w:p>
    <w:p w14:paraId="66224881">
      <w:pPr>
        <w:pStyle w:val="7"/>
        <w:spacing w:line="273" w:lineRule="auto"/>
        <w:rPr>
          <w:rFonts w:ascii="Bell MT" w:hAnsi="Bell MT"/>
        </w:rPr>
      </w:pPr>
      <w:r>
        <w:rPr>
          <w:rFonts w:ascii="Bell MT" w:hAnsi="Bell MT"/>
        </w:rPr>
        <w:t>Everyone around me was reading.</w:t>
      </w:r>
    </w:p>
    <w:p w14:paraId="5048B813">
      <w:pPr>
        <w:pStyle w:val="7"/>
        <w:spacing w:line="273" w:lineRule="auto"/>
        <w:rPr>
          <w:rFonts w:ascii="Bell MT" w:hAnsi="Bell MT"/>
        </w:rPr>
      </w:pPr>
      <w:r>
        <w:rPr>
          <w:rFonts w:ascii="Bell MT" w:hAnsi="Bell MT"/>
        </w:rPr>
        <w:t>I couldn’t.</w:t>
      </w:r>
    </w:p>
    <w:p w14:paraId="790ED85E">
      <w:pPr>
        <w:pStyle w:val="7"/>
        <w:spacing w:line="273" w:lineRule="auto"/>
        <w:rPr>
          <w:rFonts w:ascii="Bell MT" w:hAnsi="Bell MT"/>
        </w:rPr>
      </w:pPr>
      <w:r>
        <w:rPr>
          <w:rFonts w:ascii="Bell MT" w:hAnsi="Bell MT"/>
        </w:rPr>
        <w:t>I just tried to be positive and calm.</w:t>
      </w:r>
    </w:p>
    <w:p w14:paraId="2E9A14BD">
      <w:pPr>
        <w:pStyle w:val="7"/>
        <w:spacing w:line="273" w:lineRule="auto"/>
        <w:rPr>
          <w:rFonts w:ascii="Bell MT" w:hAnsi="Bell MT"/>
        </w:rPr>
      </w:pPr>
      <w:r>
        <w:rPr>
          <w:rFonts w:ascii="Bell MT" w:hAnsi="Bell MT"/>
        </w:rPr>
        <w:t>I was just there.</w:t>
      </w:r>
    </w:p>
    <w:p w14:paraId="32407CA1">
      <w:pPr>
        <w:pStyle w:val="7"/>
        <w:spacing w:line="273" w:lineRule="auto"/>
        <w:rPr>
          <w:rFonts w:ascii="Bell MT" w:hAnsi="Bell MT"/>
        </w:rPr>
      </w:pPr>
      <w:r>
        <w:rPr>
          <w:rFonts w:ascii="Bell MT" w:hAnsi="Bell MT"/>
        </w:rPr>
        <w:t>Looking.</w:t>
      </w:r>
    </w:p>
    <w:p w14:paraId="4061B7D8">
      <w:pPr>
        <w:pStyle w:val="7"/>
        <w:spacing w:line="273" w:lineRule="auto"/>
        <w:rPr>
          <w:rFonts w:ascii="Bell MT" w:hAnsi="Bell MT"/>
        </w:rPr>
      </w:pPr>
      <w:r>
        <w:rPr>
          <w:rFonts w:ascii="Bell MT" w:hAnsi="Bell MT"/>
        </w:rPr>
        <w:t>When we got to the examination centre, I was scared.</w:t>
      </w:r>
    </w:p>
    <w:p w14:paraId="40B8B771">
      <w:pPr>
        <w:pStyle w:val="7"/>
        <w:spacing w:line="273" w:lineRule="auto"/>
        <w:rPr>
          <w:rFonts w:ascii="Bell MT" w:hAnsi="Bell MT"/>
        </w:rPr>
      </w:pPr>
      <w:r>
        <w:rPr>
          <w:rFonts w:ascii="Bell MT" w:hAnsi="Bell MT"/>
        </w:rPr>
        <w:t>Again, everyone was revising.</w:t>
      </w:r>
    </w:p>
    <w:p w14:paraId="752D3FAA">
      <w:pPr>
        <w:pStyle w:val="7"/>
        <w:spacing w:line="273" w:lineRule="auto"/>
        <w:rPr>
          <w:rFonts w:ascii="Bell MT" w:hAnsi="Bell MT"/>
        </w:rPr>
      </w:pPr>
      <w:r>
        <w:rPr>
          <w:rFonts w:ascii="Bell MT" w:hAnsi="Bell MT"/>
        </w:rPr>
        <w:t>I didn’t even have time to pick up my books.</w:t>
      </w:r>
    </w:p>
    <w:p w14:paraId="4E6901CE">
      <w:pPr>
        <w:pStyle w:val="7"/>
        <w:spacing w:line="273" w:lineRule="auto"/>
        <w:rPr>
          <w:rFonts w:ascii="Bell MT" w:hAnsi="Bell MT"/>
        </w:rPr>
      </w:pPr>
      <w:r>
        <w:rPr>
          <w:rFonts w:ascii="Bell MT" w:hAnsi="Bell MT"/>
        </w:rPr>
        <w:t>So, I just started thinking about positive things.</w:t>
      </w:r>
    </w:p>
    <w:p w14:paraId="046F2DBD">
      <w:pPr>
        <w:pStyle w:val="7"/>
        <w:spacing w:line="273" w:lineRule="auto"/>
        <w:rPr>
          <w:rFonts w:ascii="Bell MT" w:hAnsi="Bell MT"/>
        </w:rPr>
      </w:pPr>
      <w:r>
        <w:rPr>
          <w:rFonts w:ascii="Bell MT" w:hAnsi="Bell MT"/>
        </w:rPr>
        <w:t>Lo and behold, I took Paper 1.</w:t>
      </w:r>
    </w:p>
    <w:p w14:paraId="1C6B4BAC">
      <w:pPr>
        <w:pStyle w:val="7"/>
        <w:spacing w:line="273" w:lineRule="auto"/>
        <w:rPr>
          <w:rFonts w:ascii="Bell MT" w:hAnsi="Bell MT"/>
        </w:rPr>
      </w:pPr>
      <w:r>
        <w:rPr>
          <w:rFonts w:ascii="Bell MT" w:hAnsi="Bell MT"/>
        </w:rPr>
        <w:t>Then Paper 2 came.</w:t>
      </w:r>
    </w:p>
    <w:p w14:paraId="15E336E8">
      <w:pPr>
        <w:pStyle w:val="7"/>
        <w:spacing w:line="273" w:lineRule="auto"/>
        <w:rPr>
          <w:rFonts w:ascii="Bell MT" w:hAnsi="Bell MT"/>
        </w:rPr>
      </w:pPr>
      <w:r>
        <w:rPr>
          <w:rFonts w:ascii="Bell MT" w:hAnsi="Bell MT"/>
        </w:rPr>
        <w:t>I couldn’t even sleep.</w:t>
      </w:r>
    </w:p>
    <w:p w14:paraId="02D5E23E">
      <w:pPr>
        <w:pStyle w:val="7"/>
        <w:spacing w:line="273" w:lineRule="auto"/>
        <w:rPr>
          <w:rFonts w:ascii="Bell MT" w:hAnsi="Bell MT"/>
        </w:rPr>
      </w:pPr>
      <w:r>
        <w:rPr>
          <w:rFonts w:ascii="Bell MT" w:hAnsi="Bell MT"/>
        </w:rPr>
        <w:t>Ehn, sleep ke?</w:t>
      </w:r>
    </w:p>
    <w:p w14:paraId="3FD2CE19">
      <w:pPr>
        <w:pStyle w:val="7"/>
        <w:spacing w:line="273" w:lineRule="auto"/>
        <w:rPr>
          <w:rFonts w:ascii="Bell MT" w:hAnsi="Bell MT"/>
        </w:rPr>
      </w:pPr>
      <w:r>
        <w:rPr>
          <w:rFonts w:ascii="Bell MT" w:hAnsi="Bell MT"/>
        </w:rPr>
        <w:t>Lol.</w:t>
      </w:r>
    </w:p>
    <w:p w14:paraId="1C44A1DF">
      <w:pPr>
        <w:pStyle w:val="7"/>
        <w:spacing w:line="273" w:lineRule="auto"/>
        <w:rPr>
          <w:rFonts w:ascii="Bell MT" w:hAnsi="Bell MT"/>
        </w:rPr>
      </w:pPr>
      <w:r>
        <w:rPr>
          <w:rFonts w:ascii="Bell MT" w:hAnsi="Bell MT"/>
        </w:rPr>
        <w:t>A whole professional examination.</w:t>
      </w:r>
    </w:p>
    <w:p w14:paraId="111E452B">
      <w:pPr>
        <w:pStyle w:val="7"/>
        <w:spacing w:line="273" w:lineRule="auto"/>
        <w:rPr>
          <w:rFonts w:ascii="Bell MT" w:hAnsi="Bell MT"/>
        </w:rPr>
      </w:pPr>
      <w:r>
        <w:rPr>
          <w:rFonts w:ascii="Bell MT" w:hAnsi="Bell MT"/>
        </w:rPr>
        <w:t>My mum was even checking up on me from time to time.</w:t>
      </w:r>
    </w:p>
    <w:p w14:paraId="100BC6F2">
      <w:pPr>
        <w:pStyle w:val="7"/>
        <w:spacing w:line="273" w:lineRule="auto"/>
        <w:rPr>
          <w:rFonts w:ascii="Bell MT" w:hAnsi="Bell MT"/>
        </w:rPr>
      </w:pPr>
      <w:r>
        <w:rPr>
          <w:rFonts w:ascii="Bell MT" w:hAnsi="Bell MT"/>
        </w:rPr>
        <w:t>Then I took the OSCE and Viva.</w:t>
      </w:r>
    </w:p>
    <w:p w14:paraId="1536A316">
      <w:pPr>
        <w:pStyle w:val="7"/>
        <w:spacing w:line="273" w:lineRule="auto"/>
        <w:rPr>
          <w:rFonts w:ascii="Bell MT" w:hAnsi="Bell MT"/>
        </w:rPr>
      </w:pPr>
      <w:r>
        <w:rPr>
          <w:rFonts w:ascii="Bell MT" w:hAnsi="Bell MT"/>
        </w:rPr>
        <w:t>And when the results came out and I passed, I was surprised.</w:t>
      </w:r>
    </w:p>
    <w:p w14:paraId="1153DF79">
      <w:pPr>
        <w:pStyle w:val="7"/>
        <w:spacing w:line="273" w:lineRule="auto"/>
        <w:rPr>
          <w:rFonts w:ascii="Bell MT" w:hAnsi="Bell MT"/>
        </w:rPr>
      </w:pPr>
      <w:r>
        <w:rPr>
          <w:rFonts w:ascii="Bell MT" w:hAnsi="Bell MT"/>
        </w:rPr>
        <w:t>Because of everything that had happened, I couldn’t imagine myself passing the examination.</w:t>
      </w:r>
    </w:p>
    <w:p w14:paraId="63811E0C">
      <w:pPr>
        <w:pStyle w:val="7"/>
        <w:spacing w:line="273" w:lineRule="auto"/>
        <w:rPr>
          <w:rFonts w:ascii="Bell MT" w:hAnsi="Bell MT"/>
        </w:rPr>
      </w:pPr>
      <w:r>
        <w:rPr>
          <w:rFonts w:ascii="Bell MT" w:hAnsi="Bell MT"/>
        </w:rPr>
        <w:t xml:space="preserve">So, when I was told, “You passed,” </w:t>
      </w:r>
    </w:p>
    <w:p w14:paraId="107DB1F6">
      <w:pPr>
        <w:pStyle w:val="7"/>
        <w:spacing w:line="273" w:lineRule="auto"/>
        <w:rPr>
          <w:rFonts w:ascii="Bell MT" w:hAnsi="Bell MT"/>
        </w:rPr>
      </w:pPr>
      <w:r>
        <w:rPr>
          <w:rFonts w:ascii="Bell MT" w:hAnsi="Bell MT"/>
        </w:rPr>
        <w:t>I just screamed.</w:t>
      </w:r>
    </w:p>
    <w:p w14:paraId="6F8C0663">
      <w:pPr>
        <w:pStyle w:val="7"/>
        <w:spacing w:line="273" w:lineRule="auto"/>
        <w:rPr>
          <w:rFonts w:ascii="Bell MT" w:hAnsi="Bell MT"/>
        </w:rPr>
      </w:pPr>
      <w:r>
        <w:rPr>
          <w:rFonts w:ascii="Bell MT" w:hAnsi="Bell MT"/>
        </w:rPr>
        <w:t>I was excited.</w:t>
      </w:r>
    </w:p>
    <w:p w14:paraId="14EBDE5E">
      <w:pPr>
        <w:pStyle w:val="7"/>
        <w:spacing w:line="273" w:lineRule="auto"/>
        <w:rPr>
          <w:rFonts w:ascii="Bell MT" w:hAnsi="Bell MT"/>
        </w:rPr>
      </w:pPr>
      <w:r>
        <w:rPr>
          <w:rFonts w:ascii="Bell MT" w:hAnsi="Bell MT"/>
        </w:rPr>
        <w:t>And filled with so much gratitude to Allah.</w:t>
      </w:r>
    </w:p>
    <w:p w14:paraId="301EEDA4">
      <w:pPr>
        <w:pStyle w:val="7"/>
        <w:spacing w:line="273" w:lineRule="auto"/>
        <w:rPr>
          <w:rFonts w:ascii="Bell MT" w:hAnsi="Bell MT"/>
        </w:rPr>
      </w:pPr>
      <w:r>
        <w:rPr>
          <w:rStyle w:val="15"/>
          <w:rFonts w:ascii="Bell MT" w:hAnsi="Bell MT"/>
        </w:rPr>
        <w:t xml:space="preserve">My first professional qualification </w:t>
      </w:r>
      <w:r>
        <w:t>→</w:t>
      </w:r>
      <w:r>
        <w:rPr>
          <w:rStyle w:val="15"/>
          <w:rFonts w:ascii="Bell MT" w:hAnsi="Bell MT"/>
        </w:rPr>
        <w:t xml:space="preserve"> RN ONIGBANJO R.O.</w:t>
      </w:r>
    </w:p>
    <w:p w14:paraId="228BBFFA">
      <w:pPr>
        <w:pStyle w:val="7"/>
        <w:spacing w:line="273" w:lineRule="auto"/>
        <w:rPr>
          <w:rFonts w:ascii="Bell MT" w:hAnsi="Bell MT"/>
        </w:rPr>
      </w:pPr>
      <w:r>
        <w:rPr>
          <w:rFonts w:ascii="Bell MT" w:hAnsi="Bell MT"/>
        </w:rPr>
        <w:t>Looking back, I knew that was not just me.</w:t>
      </w:r>
    </w:p>
    <w:p w14:paraId="6F3043F7">
      <w:pPr>
        <w:pStyle w:val="7"/>
        <w:spacing w:line="273" w:lineRule="auto"/>
        <w:rPr>
          <w:rFonts w:ascii="Bell MT" w:hAnsi="Bell MT"/>
        </w:rPr>
      </w:pPr>
      <w:r>
        <w:rPr>
          <w:rFonts w:ascii="Bell MT" w:hAnsi="Bell MT"/>
        </w:rPr>
        <w:t>That was Allah’s mercy.</w:t>
      </w:r>
    </w:p>
    <w:p w14:paraId="07E7CC40">
      <w:pPr>
        <w:spacing w:after="140"/>
        <w:jc w:val="center"/>
        <w:rPr>
          <w:rFonts w:ascii="Bell MT" w:hAnsi="Bell MT" w:cs="Times New Roman"/>
          <w:b/>
          <w:bCs/>
          <w:sz w:val="24"/>
          <w:szCs w:val="24"/>
        </w:rPr>
      </w:pPr>
      <w:r>
        <w:rPr>
          <w:rFonts w:ascii="Bell MT" w:hAnsi="Bell MT" w:cs="Times New Roman"/>
          <w:b/>
          <w:bCs/>
          <w:sz w:val="24"/>
          <w:szCs w:val="24"/>
        </w:rPr>
        <w:t xml:space="preserve"> </w:t>
      </w:r>
    </w:p>
    <w:p w14:paraId="140AFE7F">
      <w:pPr>
        <w:spacing w:after="140"/>
        <w:jc w:val="center"/>
        <w:rPr>
          <w:rFonts w:ascii="Bell MT" w:hAnsi="Bell MT" w:cs="Times New Roman"/>
          <w:b/>
          <w:bCs/>
          <w:sz w:val="24"/>
          <w:szCs w:val="24"/>
        </w:rPr>
      </w:pPr>
      <w:r>
        <w:rPr>
          <w:rFonts w:ascii="Bell MT" w:hAnsi="Bell MT" w:cs="Times New Roman"/>
          <w:b/>
          <w:bCs/>
          <w:sz w:val="24"/>
          <w:szCs w:val="24"/>
        </w:rPr>
        <w:t xml:space="preserve"> </w:t>
      </w:r>
    </w:p>
    <w:p w14:paraId="6329FF57">
      <w:pPr>
        <w:spacing w:after="140"/>
        <w:jc w:val="center"/>
        <w:rPr>
          <w:rFonts w:ascii="Bell MT" w:hAnsi="Bell MT" w:cs="Times New Roman"/>
          <w:b/>
          <w:bCs/>
          <w:sz w:val="24"/>
          <w:szCs w:val="24"/>
        </w:rPr>
      </w:pPr>
    </w:p>
    <w:p w14:paraId="4E72FB33">
      <w:pPr>
        <w:spacing w:after="140"/>
        <w:jc w:val="center"/>
        <w:rPr>
          <w:rFonts w:ascii="Bell MT" w:hAnsi="Bell MT" w:cs="Times New Roman"/>
          <w:b/>
          <w:bCs/>
          <w:sz w:val="24"/>
          <w:szCs w:val="24"/>
        </w:rPr>
      </w:pPr>
    </w:p>
    <w:p w14:paraId="5B4DD38D">
      <w:pPr>
        <w:spacing w:after="140"/>
        <w:jc w:val="center"/>
        <w:rPr>
          <w:rFonts w:ascii="Bell MT" w:hAnsi="Bell MT" w:cs="Times New Roman"/>
          <w:b/>
          <w:bCs/>
          <w:sz w:val="24"/>
          <w:szCs w:val="24"/>
        </w:rPr>
      </w:pPr>
    </w:p>
    <w:p w14:paraId="468DEDBB">
      <w:pPr>
        <w:spacing w:after="140"/>
        <w:jc w:val="center"/>
        <w:rPr>
          <w:rFonts w:ascii="Bell MT" w:hAnsi="Bell MT" w:cs="Times New Roman"/>
          <w:b/>
          <w:bCs/>
          <w:sz w:val="24"/>
          <w:szCs w:val="24"/>
        </w:rPr>
      </w:pPr>
    </w:p>
    <w:p w14:paraId="354A0A1A">
      <w:pPr>
        <w:spacing w:after="140"/>
        <w:jc w:val="center"/>
        <w:rPr>
          <w:rFonts w:ascii="Bell MT" w:hAnsi="Bell MT" w:cs="Times New Roman"/>
          <w:b/>
          <w:bCs/>
          <w:sz w:val="24"/>
          <w:szCs w:val="24"/>
        </w:rPr>
      </w:pPr>
    </w:p>
    <w:p w14:paraId="0D983539">
      <w:pPr>
        <w:spacing w:after="140"/>
        <w:jc w:val="center"/>
        <w:rPr>
          <w:rFonts w:ascii="Bell MT" w:hAnsi="Bell MT" w:cs="Times New Roman"/>
          <w:b/>
          <w:bCs/>
          <w:sz w:val="24"/>
          <w:szCs w:val="24"/>
        </w:rPr>
      </w:pPr>
    </w:p>
    <w:p w14:paraId="4A5071CE">
      <w:pPr>
        <w:spacing w:after="140"/>
        <w:jc w:val="center"/>
        <w:rPr>
          <w:rFonts w:ascii="Bell MT" w:hAnsi="Bell MT" w:cs="Times New Roman"/>
          <w:b/>
          <w:bCs/>
          <w:sz w:val="24"/>
          <w:szCs w:val="24"/>
        </w:rPr>
      </w:pPr>
    </w:p>
    <w:p w14:paraId="5F51C617">
      <w:pPr>
        <w:spacing w:after="140"/>
        <w:jc w:val="center"/>
        <w:rPr>
          <w:rFonts w:ascii="Bell MT" w:hAnsi="Bell MT" w:cs="Times New Roman"/>
          <w:b/>
          <w:bCs/>
          <w:sz w:val="24"/>
          <w:szCs w:val="24"/>
        </w:rPr>
      </w:pPr>
      <w:r>
        <w:rPr>
          <w:rFonts w:ascii="Bell MT" w:hAnsi="Bell MT" w:cs="Times New Roman"/>
          <w:b/>
          <w:bCs/>
          <w:sz w:val="24"/>
          <w:szCs w:val="24"/>
        </w:rPr>
        <w:t xml:space="preserve">   </w:t>
      </w:r>
    </w:p>
    <w:p w14:paraId="70C906D6">
      <w:pPr>
        <w:jc w:val="center"/>
        <w:rPr>
          <w:rFonts w:ascii="Bell MT" w:hAnsi="Bell MT" w:cs="Times New Roman"/>
          <w:sz w:val="24"/>
          <w:szCs w:val="24"/>
        </w:rPr>
      </w:pPr>
      <w:r>
        <w:rPr>
          <w:rStyle w:val="15"/>
          <w:rFonts w:ascii="Bell MT" w:hAnsi="Bell MT" w:cs="Times New Roman"/>
          <w:sz w:val="24"/>
          <w:szCs w:val="24"/>
        </w:rPr>
        <w:t>CHAPTER NINE</w:t>
      </w:r>
    </w:p>
    <w:p w14:paraId="6BE456BC">
      <w:pPr>
        <w:jc w:val="center"/>
        <w:rPr>
          <w:rFonts w:ascii="Bell MT" w:hAnsi="Bell MT" w:cs="Times New Roman"/>
          <w:sz w:val="24"/>
          <w:szCs w:val="24"/>
        </w:rPr>
      </w:pPr>
      <w:r>
        <w:rPr>
          <w:rStyle w:val="15"/>
          <w:rFonts w:ascii="Bell MT" w:hAnsi="Bell MT" w:cs="Times New Roman"/>
          <w:sz w:val="24"/>
          <w:szCs w:val="24"/>
        </w:rPr>
        <w:t>SECOND PROFESSIONAL EXAMS AND YEAR 4</w:t>
      </w:r>
    </w:p>
    <w:p w14:paraId="3D63D937">
      <w:pPr>
        <w:pStyle w:val="7"/>
        <w:jc w:val="both"/>
        <w:rPr>
          <w:rFonts w:ascii="Bell MT" w:hAnsi="Bell MT"/>
        </w:rPr>
      </w:pPr>
      <w:r>
        <w:rPr>
          <w:rFonts w:ascii="Bell MT" w:hAnsi="Bell MT"/>
        </w:rPr>
        <w:t>After my RN professional exams, I decided to take a break because I was exhausted from the stress of the exams. The professional examination period had been daunting, and I felt I needed to give my body, mind, and soul some time to recover.</w:t>
      </w:r>
    </w:p>
    <w:p w14:paraId="06DF0EBD">
      <w:pPr>
        <w:pStyle w:val="7"/>
        <w:jc w:val="both"/>
        <w:rPr>
          <w:rFonts w:ascii="Bell MT" w:hAnsi="Bell MT"/>
        </w:rPr>
      </w:pPr>
      <w:r>
        <w:rPr>
          <w:rFonts w:ascii="Bell MT" w:hAnsi="Bell MT"/>
        </w:rPr>
        <w:t>Interestingly, while I was dealing with the aftermath of my RN exams, I also had my Madrasah studies to contend with.</w:t>
      </w:r>
    </w:p>
    <w:p w14:paraId="2E1BFF24">
      <w:pPr>
        <w:pStyle w:val="7"/>
        <w:jc w:val="both"/>
        <w:rPr>
          <w:rFonts w:ascii="Bell MT" w:hAnsi="Bell MT"/>
        </w:rPr>
      </w:pPr>
      <w:r>
        <w:rPr>
          <w:rFonts w:ascii="Bell MT" w:hAnsi="Bell MT"/>
        </w:rPr>
        <w:t>I remember my Ustadh informing me that I had not done well in my Madrasah exams and that I would have to repeat Ibtidaai 2. I took the news with my full chest.</w:t>
      </w:r>
    </w:p>
    <w:p w14:paraId="73515113">
      <w:pPr>
        <w:pStyle w:val="7"/>
        <w:jc w:val="both"/>
        <w:rPr>
          <w:rFonts w:ascii="Bell MT" w:hAnsi="Bell MT"/>
        </w:rPr>
      </w:pPr>
      <w:r>
        <w:rPr>
          <w:rFonts w:ascii="Bell MT" w:hAnsi="Bell MT"/>
        </w:rPr>
        <w:t>Ustadh Muhammad was a very good teacher. Not just him; every member of staff at my Madrasah was warm and welcoming. It felt as though I was part of a community. Even now, having recently started my Hifz class, I have been blessed with a tutor who is really down-to-earth. In fact, my Mudeer, Ustadh Abdulganiyy Adebisi, checks up on me from time to time.</w:t>
      </w:r>
    </w:p>
    <w:p w14:paraId="1A6CF9A8">
      <w:pPr>
        <w:pStyle w:val="7"/>
        <w:jc w:val="both"/>
        <w:rPr>
          <w:rFonts w:ascii="Bell MT" w:hAnsi="Bell MT"/>
        </w:rPr>
      </w:pPr>
      <w:r>
        <w:rPr>
          <w:rFonts w:ascii="Bell MT" w:hAnsi="Bell MT"/>
        </w:rPr>
        <w:t>I eventually passed Ibtidaai 2 and moved on to Ibtidaai 3. Even then, Ustadh Muhammad still gave me a serious warning. My current Ustadh in Ibtidaai 3, Ustadh Emjay, has also been really helpful. He takes his time to teach us well, and I truly appreciate that.</w:t>
      </w:r>
    </w:p>
    <w:p w14:paraId="548462C3">
      <w:pPr>
        <w:pStyle w:val="7"/>
        <w:jc w:val="both"/>
        <w:rPr>
          <w:rFonts w:ascii="Bell MT" w:hAnsi="Bell MT"/>
        </w:rPr>
      </w:pPr>
      <w:r>
        <w:rPr>
          <w:rFonts w:ascii="Bell MT" w:hAnsi="Bell MT"/>
        </w:rPr>
        <w:t>All of this actually reinforced my decision to give my body, mind, and soul the grace to rest. It had been a really stressful season for me, and I thought the best thing I could do was to take a break instead of immediately preparing for another professional examination.</w:t>
      </w:r>
    </w:p>
    <w:p w14:paraId="4FDF1E72">
      <w:pPr>
        <w:pStyle w:val="7"/>
        <w:jc w:val="both"/>
        <w:rPr>
          <w:rFonts w:ascii="Bell MT" w:hAnsi="Bell MT"/>
        </w:rPr>
      </w:pPr>
      <w:r>
        <w:rPr>
          <w:rFonts w:ascii="Bell MT" w:hAnsi="Bell MT"/>
        </w:rPr>
        <w:t>But as a Nursing student, are we ever really allowed to rest?</w:t>
      </w:r>
    </w:p>
    <w:p w14:paraId="23EBECCD">
      <w:pPr>
        <w:pStyle w:val="7"/>
        <w:jc w:val="both"/>
        <w:rPr>
          <w:rFonts w:ascii="Bell MT" w:hAnsi="Bell MT"/>
        </w:rPr>
      </w:pPr>
      <w:r>
        <w:rPr>
          <w:rFonts w:ascii="Bell MT" w:hAnsi="Bell MT"/>
        </w:rPr>
        <w:t>Apparently, not quite.</w:t>
      </w:r>
    </w:p>
    <w:p w14:paraId="480019B0">
      <w:pPr>
        <w:pStyle w:val="7"/>
        <w:jc w:val="both"/>
        <w:rPr>
          <w:rFonts w:ascii="Bell MT" w:hAnsi="Bell MT"/>
        </w:rPr>
      </w:pPr>
      <w:r>
        <w:rPr>
          <w:rFonts w:ascii="Bell MT" w:hAnsi="Bell MT"/>
        </w:rPr>
        <w:t>Apart from the fact that our holidays had practically been taken from us, we were also exposed to rigorous clinical postings. So, after the RN exams in November, we were informed that by March 2025, we would have to sit for the Midwifery professional examination.</w:t>
      </w:r>
    </w:p>
    <w:p w14:paraId="592C777B">
      <w:pPr>
        <w:pStyle w:val="7"/>
        <w:jc w:val="both"/>
        <w:rPr>
          <w:rFonts w:ascii="Bell MT" w:hAnsi="Bell MT"/>
        </w:rPr>
      </w:pPr>
      <w:r>
        <w:rPr>
          <w:rFonts w:ascii="Bell MT" w:hAnsi="Bell MT"/>
        </w:rPr>
        <w:t>That was just about three months to prepare for another professional exam.</w:t>
      </w:r>
    </w:p>
    <w:p w14:paraId="079DD04E">
      <w:pPr>
        <w:pStyle w:val="7"/>
        <w:jc w:val="both"/>
        <w:rPr>
          <w:rFonts w:ascii="Bell MT" w:hAnsi="Bell MT"/>
        </w:rPr>
      </w:pPr>
      <w:r>
        <w:rPr>
          <w:rStyle w:val="15"/>
          <w:rFonts w:ascii="Bell MT" w:hAnsi="Bell MT"/>
        </w:rPr>
        <w:t>Subhanallah.</w:t>
      </w:r>
    </w:p>
    <w:p w14:paraId="768D36EC">
      <w:pPr>
        <w:pStyle w:val="7"/>
        <w:jc w:val="both"/>
        <w:rPr>
          <w:rFonts w:ascii="Bell MT" w:hAnsi="Bell MT"/>
        </w:rPr>
      </w:pPr>
      <w:r>
        <w:rPr>
          <w:rFonts w:ascii="Bell MT" w:hAnsi="Bell MT"/>
        </w:rPr>
        <w:t>Then I got thinking.</w:t>
      </w:r>
    </w:p>
    <w:p w14:paraId="24D3246C">
      <w:pPr>
        <w:pStyle w:val="7"/>
        <w:jc w:val="both"/>
        <w:rPr>
          <w:rFonts w:ascii="Bell MT" w:hAnsi="Bell MT"/>
        </w:rPr>
      </w:pPr>
      <w:r>
        <w:rPr>
          <w:rFonts w:ascii="Bell MT" w:hAnsi="Bell MT"/>
        </w:rPr>
        <w:t>I prayed about it.</w:t>
      </w:r>
    </w:p>
    <w:p w14:paraId="4653743D">
      <w:pPr>
        <w:pStyle w:val="7"/>
        <w:jc w:val="both"/>
        <w:rPr>
          <w:rFonts w:ascii="Bell MT" w:hAnsi="Bell MT"/>
        </w:rPr>
      </w:pPr>
      <w:r>
        <w:rPr>
          <w:rFonts w:ascii="Bell MT" w:hAnsi="Bell MT"/>
        </w:rPr>
        <w:t>I performed Istikhara because I really did not want to make a decision that would jeopardise my BNSc grade, and at the same time, I wanted to pass all my papers in the Midwifery examination.</w:t>
      </w:r>
    </w:p>
    <w:p w14:paraId="64832391">
      <w:pPr>
        <w:pStyle w:val="7"/>
        <w:jc w:val="both"/>
        <w:rPr>
          <w:rFonts w:ascii="Bell MT" w:hAnsi="Bell MT"/>
        </w:rPr>
      </w:pPr>
      <w:r>
        <w:rPr>
          <w:rFonts w:ascii="Bell MT" w:hAnsi="Bell MT"/>
        </w:rPr>
        <w:t>I prayed.</w:t>
      </w:r>
    </w:p>
    <w:p w14:paraId="210CD8BA">
      <w:pPr>
        <w:pStyle w:val="7"/>
        <w:rPr>
          <w:rFonts w:ascii="Bell MT" w:hAnsi="Bell MT"/>
        </w:rPr>
      </w:pPr>
      <w:r>
        <w:rPr>
          <w:rFonts w:ascii="Bell MT" w:hAnsi="Bell MT"/>
        </w:rPr>
        <w:t>I sought advice.</w:t>
      </w:r>
    </w:p>
    <w:p w14:paraId="29CE51BC">
      <w:pPr>
        <w:pStyle w:val="7"/>
        <w:rPr>
          <w:rFonts w:ascii="Bell MT" w:hAnsi="Bell MT"/>
        </w:rPr>
      </w:pPr>
      <w:r>
        <w:rPr>
          <w:rFonts w:ascii="Bell MT" w:hAnsi="Bell MT"/>
        </w:rPr>
        <w:t>I still prayed.</w:t>
      </w:r>
    </w:p>
    <w:p w14:paraId="66F80CD2">
      <w:pPr>
        <w:pStyle w:val="7"/>
        <w:rPr>
          <w:rFonts w:ascii="Bell MT" w:hAnsi="Bell MT"/>
        </w:rPr>
      </w:pPr>
      <w:r>
        <w:rPr>
          <w:rFonts w:ascii="Bell MT" w:hAnsi="Bell MT"/>
        </w:rPr>
        <w:t>But I didn't get any reassurance.</w:t>
      </w:r>
    </w:p>
    <w:p w14:paraId="392A06CC">
      <w:pPr>
        <w:pStyle w:val="7"/>
        <w:rPr>
          <w:rFonts w:ascii="Bell MT" w:hAnsi="Bell MT"/>
        </w:rPr>
      </w:pPr>
      <w:r>
        <w:rPr>
          <w:rFonts w:ascii="Bell MT" w:hAnsi="Bell MT"/>
        </w:rPr>
        <w:t>So, I kept on reading.</w:t>
      </w:r>
    </w:p>
    <w:p w14:paraId="0FB8A752">
      <w:pPr>
        <w:pStyle w:val="7"/>
        <w:rPr>
          <w:rFonts w:ascii="Bell MT" w:hAnsi="Bell MT"/>
        </w:rPr>
      </w:pPr>
      <w:r>
        <w:rPr>
          <w:rFonts w:ascii="Bell MT" w:hAnsi="Bell MT"/>
        </w:rPr>
        <w:t>Deep down, I knew I wasn't ready to sit for the examination.</w:t>
      </w:r>
    </w:p>
    <w:p w14:paraId="60FCFA0A">
      <w:pPr>
        <w:pStyle w:val="7"/>
        <w:spacing w:line="273" w:lineRule="auto"/>
        <w:rPr>
          <w:rFonts w:ascii="Bell MT" w:hAnsi="Bell MT"/>
        </w:rPr>
      </w:pPr>
      <w:r>
        <w:rPr>
          <w:rFonts w:ascii="Bell MT" w:hAnsi="Bell MT"/>
        </w:rPr>
        <w:t>My answers came a few weeks before my 400-level first-semester examinations, during our departmental examination orientation.</w:t>
      </w:r>
    </w:p>
    <w:p w14:paraId="07A528D2">
      <w:pPr>
        <w:pStyle w:val="7"/>
        <w:rPr>
          <w:rFonts w:ascii="Bell MT" w:hAnsi="Bell MT"/>
        </w:rPr>
      </w:pPr>
      <w:r>
        <w:rPr>
          <w:rFonts w:ascii="Bell MT" w:hAnsi="Bell MT"/>
        </w:rPr>
        <w:t>The HOD announced that we would be writing both our pre-council and school examinations in January, after which we would go for our posting at Adeoyo Maternity Teaching Hospital just before the Midwifery professional examinations.</w:t>
      </w:r>
    </w:p>
    <w:p w14:paraId="7D368A9A">
      <w:pPr>
        <w:pStyle w:val="7"/>
        <w:spacing w:line="273" w:lineRule="auto"/>
        <w:rPr>
          <w:rFonts w:ascii="Bell MT" w:hAnsi="Bell MT"/>
        </w:rPr>
      </w:pPr>
      <w:r>
        <w:rPr>
          <w:rFonts w:ascii="Bell MT" w:hAnsi="Bell MT"/>
        </w:rPr>
        <w:t>Not that I couldn’t do it if I put my mind to it.</w:t>
      </w:r>
    </w:p>
    <w:p w14:paraId="7E982D7C">
      <w:pPr>
        <w:pStyle w:val="7"/>
        <w:spacing w:line="273" w:lineRule="auto"/>
        <w:rPr>
          <w:rFonts w:ascii="Bell MT" w:hAnsi="Bell MT"/>
        </w:rPr>
      </w:pPr>
      <w:r>
        <w:rPr>
          <w:rFonts w:ascii="Bell MT" w:hAnsi="Bell MT"/>
        </w:rPr>
        <w:t xml:space="preserve">But I wanted to put myself first. </w:t>
      </w:r>
    </w:p>
    <w:p w14:paraId="16843212">
      <w:pPr>
        <w:pStyle w:val="7"/>
        <w:spacing w:line="273" w:lineRule="auto"/>
        <w:rPr>
          <w:rFonts w:ascii="Bell MT" w:hAnsi="Bell MT"/>
        </w:rPr>
      </w:pPr>
      <w:r>
        <w:rPr>
          <w:rFonts w:ascii="Bell MT" w:hAnsi="Bell MT"/>
        </w:rPr>
        <w:t>Personally,</w:t>
      </w:r>
    </w:p>
    <w:p w14:paraId="0A508875">
      <w:pPr>
        <w:pStyle w:val="7"/>
        <w:spacing w:line="273" w:lineRule="auto"/>
        <w:rPr>
          <w:rFonts w:ascii="Bell MT" w:hAnsi="Bell MT"/>
        </w:rPr>
      </w:pPr>
      <w:r>
        <w:rPr>
          <w:rFonts w:ascii="Bell MT" w:hAnsi="Bell MT"/>
        </w:rPr>
        <w:t>I love to treat myself.</w:t>
      </w:r>
    </w:p>
    <w:p w14:paraId="2C228524">
      <w:pPr>
        <w:pStyle w:val="7"/>
        <w:spacing w:line="273" w:lineRule="auto"/>
        <w:rPr>
          <w:rFonts w:ascii="Bell MT" w:hAnsi="Bell MT"/>
        </w:rPr>
      </w:pPr>
      <w:r>
        <w:rPr>
          <w:rFonts w:ascii="Bell MT" w:hAnsi="Bell MT"/>
        </w:rPr>
        <w:t>I love to give my body and mind grace because I know that when it’s time for us my body, mind, and soul to work, we are always on our A-game.</w:t>
      </w:r>
    </w:p>
    <w:p w14:paraId="669B3AED">
      <w:pPr>
        <w:pStyle w:val="7"/>
        <w:spacing w:line="273" w:lineRule="auto"/>
        <w:rPr>
          <w:rFonts w:ascii="Bell MT" w:hAnsi="Bell MT"/>
        </w:rPr>
      </w:pPr>
      <w:r>
        <w:rPr>
          <w:rFonts w:ascii="Bell MT" w:hAnsi="Bell MT"/>
        </w:rPr>
        <w:t>So, I opted out.</w:t>
      </w:r>
    </w:p>
    <w:p w14:paraId="21351F76">
      <w:pPr>
        <w:pStyle w:val="7"/>
        <w:spacing w:line="273" w:lineRule="auto"/>
        <w:rPr>
          <w:rFonts w:ascii="Bell MT" w:hAnsi="Bell MT"/>
        </w:rPr>
      </w:pPr>
      <w:r>
        <w:rPr>
          <w:rFonts w:ascii="Bell MT" w:hAnsi="Bell MT"/>
        </w:rPr>
        <w:t>I remember drafting a letter and submitting it to the HOD, stating that I would write mine in September 2025 instead of March 2025.</w:t>
      </w:r>
    </w:p>
    <w:p w14:paraId="350AC3C7">
      <w:pPr>
        <w:pStyle w:val="7"/>
        <w:spacing w:line="273" w:lineRule="auto"/>
        <w:rPr>
          <w:rFonts w:ascii="Bell MT" w:hAnsi="Bell MT"/>
        </w:rPr>
      </w:pPr>
      <w:r>
        <w:rPr>
          <w:rFonts w:ascii="Bell MT" w:hAnsi="Bell MT"/>
        </w:rPr>
        <w:t>So yes, the professional exams are usually written twice in a year.</w:t>
      </w:r>
    </w:p>
    <w:p w14:paraId="6EBC4D9A">
      <w:pPr>
        <w:pStyle w:val="7"/>
        <w:spacing w:line="273" w:lineRule="auto"/>
        <w:rPr>
          <w:rFonts w:ascii="Bell MT" w:hAnsi="Bell MT"/>
        </w:rPr>
      </w:pPr>
      <w:r>
        <w:rPr>
          <w:rFonts w:ascii="Bell MT" w:hAnsi="Bell MT"/>
        </w:rPr>
        <w:t>I still had grace.</w:t>
      </w:r>
    </w:p>
    <w:p w14:paraId="7893FF57">
      <w:pPr>
        <w:pStyle w:val="7"/>
        <w:spacing w:line="273" w:lineRule="auto"/>
        <w:rPr>
          <w:rFonts w:ascii="Bell MT" w:hAnsi="Bell MT"/>
        </w:rPr>
      </w:pPr>
      <w:r>
        <w:rPr>
          <w:rFonts w:ascii="Bell MT" w:hAnsi="Bell MT"/>
        </w:rPr>
        <w:t>During the clinical posting, I took time to get other certifications like BLS, ACLS, etc., so that I would have something to show for it. I wasn’t just going for my clinical posting; I was still keeping myself busy.</w:t>
      </w:r>
    </w:p>
    <w:p w14:paraId="18D1A96B">
      <w:pPr>
        <w:pStyle w:val="7"/>
        <w:spacing w:line="273" w:lineRule="auto"/>
        <w:rPr>
          <w:rFonts w:ascii="Bell MT" w:hAnsi="Bell MT"/>
        </w:rPr>
      </w:pPr>
      <w:r>
        <w:rPr>
          <w:rFonts w:ascii="Bell MT" w:hAnsi="Bell MT"/>
        </w:rPr>
        <w:t>And that was where the inspiration to publish my research work came.</w:t>
      </w:r>
    </w:p>
    <w:p w14:paraId="473BE2F1">
      <w:pPr>
        <w:pStyle w:val="7"/>
        <w:spacing w:line="273" w:lineRule="auto"/>
        <w:rPr>
          <w:rFonts w:ascii="Bell MT" w:hAnsi="Bell MT"/>
        </w:rPr>
      </w:pPr>
      <w:r>
        <w:rPr>
          <w:rFonts w:ascii="Bell MT" w:hAnsi="Bell MT"/>
        </w:rPr>
        <w:t>After my RN exams, my HOD spoke about us publishing our research work.</w:t>
      </w:r>
    </w:p>
    <w:p w14:paraId="47E4BB8A">
      <w:pPr>
        <w:pStyle w:val="7"/>
        <w:spacing w:line="273" w:lineRule="auto"/>
        <w:rPr>
          <w:rFonts w:ascii="Bell MT" w:hAnsi="Bell MT"/>
        </w:rPr>
      </w:pPr>
      <w:r>
        <w:rPr>
          <w:rFonts w:ascii="Bell MT" w:hAnsi="Bell MT"/>
        </w:rPr>
        <w:t>So, I built on it.</w:t>
      </w:r>
    </w:p>
    <w:p w14:paraId="4EC451CD">
      <w:pPr>
        <w:pStyle w:val="7"/>
        <w:spacing w:line="273" w:lineRule="auto"/>
        <w:rPr>
          <w:rFonts w:ascii="Bell MT" w:hAnsi="Bell MT"/>
        </w:rPr>
      </w:pPr>
      <w:r>
        <w:rPr>
          <w:rFonts w:ascii="Bell MT" w:hAnsi="Bell MT"/>
        </w:rPr>
        <w:t>I worked on my findings and reached out to my Chemistry lecturer, Dr. Arogundade, who guided me in research writing.</w:t>
      </w:r>
    </w:p>
    <w:p w14:paraId="601C097C">
      <w:pPr>
        <w:pStyle w:val="7"/>
        <w:spacing w:line="273" w:lineRule="auto"/>
        <w:rPr>
          <w:rFonts w:ascii="Bell MT" w:hAnsi="Bell MT"/>
        </w:rPr>
      </w:pPr>
      <w:r>
        <w:rPr>
          <w:rFonts w:ascii="Bell MT" w:hAnsi="Bell MT"/>
        </w:rPr>
        <w:t>His doors were always open.</w:t>
      </w:r>
    </w:p>
    <w:p w14:paraId="3A092BD2">
      <w:pPr>
        <w:pStyle w:val="7"/>
        <w:spacing w:line="273" w:lineRule="auto"/>
        <w:rPr>
          <w:rFonts w:ascii="Bell MT" w:hAnsi="Bell MT"/>
        </w:rPr>
      </w:pPr>
      <w:r>
        <w:rPr>
          <w:rFonts w:ascii="Bell MT" w:hAnsi="Bell MT"/>
        </w:rPr>
        <w:t>He clarified lots of questions I had and gave me full instructions on how to go about publishing the research work.</w:t>
      </w:r>
    </w:p>
    <w:p w14:paraId="5A2C1849">
      <w:pPr>
        <w:pStyle w:val="7"/>
        <w:spacing w:line="273" w:lineRule="auto"/>
        <w:rPr>
          <w:rFonts w:ascii="Bell MT" w:hAnsi="Bell MT"/>
        </w:rPr>
      </w:pPr>
      <w:r>
        <w:rPr>
          <w:rFonts w:ascii="Bell MT" w:hAnsi="Bell MT"/>
        </w:rPr>
        <w:t xml:space="preserve">Then I reached out to my amazing supervisor, </w:t>
      </w:r>
      <w:r>
        <w:rPr>
          <w:rStyle w:val="15"/>
          <w:rFonts w:ascii="Bell MT" w:hAnsi="Bell MT"/>
        </w:rPr>
        <w:t>Dr. Olu Abiodun Oluwatosin</w:t>
      </w:r>
      <w:r>
        <w:rPr>
          <w:rFonts w:ascii="Bell MT" w:hAnsi="Bell MT"/>
        </w:rPr>
        <w:t>, and told her about it.</w:t>
      </w:r>
    </w:p>
    <w:p w14:paraId="2AB39D23">
      <w:pPr>
        <w:pStyle w:val="7"/>
        <w:spacing w:line="273" w:lineRule="auto"/>
        <w:rPr>
          <w:rFonts w:ascii="Bell MT" w:hAnsi="Bell MT"/>
        </w:rPr>
      </w:pPr>
      <w:r>
        <w:rPr>
          <w:rFonts w:ascii="Bell MT" w:hAnsi="Bell MT"/>
        </w:rPr>
        <w:t>Then we started working towards achieving it.</w:t>
      </w:r>
    </w:p>
    <w:p w14:paraId="401068B1">
      <w:pPr>
        <w:pStyle w:val="7"/>
        <w:spacing w:line="273" w:lineRule="auto"/>
        <w:rPr>
          <w:rFonts w:ascii="Bell MT" w:hAnsi="Bell MT" w:eastAsia="SimSun"/>
        </w:rPr>
      </w:pPr>
      <w:r>
        <w:rPr>
          <w:rFonts w:ascii="Bell MT" w:hAnsi="Bell MT" w:eastAsia="SimSun"/>
        </w:rPr>
        <w:t>And the best part? Every research paper I wrote across ALL the three professional exams was eventually published!</w:t>
      </w:r>
    </w:p>
    <w:p w14:paraId="6D133B2F">
      <w:pPr>
        <w:pStyle w:val="7"/>
        <w:spacing w:line="273" w:lineRule="auto"/>
        <w:rPr>
          <w:rFonts w:ascii="Bell MT" w:hAnsi="Bell MT"/>
        </w:rPr>
      </w:pPr>
      <w:r>
        <w:rPr>
          <w:rFonts w:ascii="Bell MT" w:hAnsi="Bell MT"/>
        </w:rPr>
        <w:t>Alhamdulillah.</w:t>
      </w:r>
    </w:p>
    <w:p w14:paraId="06EEEC45">
      <w:pPr>
        <w:pStyle w:val="7"/>
        <w:spacing w:line="273" w:lineRule="auto"/>
        <w:rPr>
          <w:rFonts w:ascii="Bell MT" w:hAnsi="Bell MT"/>
        </w:rPr>
      </w:pPr>
      <w:r>
        <w:rPr>
          <w:rFonts w:ascii="Bell MT" w:hAnsi="Bell MT"/>
        </w:rPr>
        <w:t>Then September came.</w:t>
      </w:r>
    </w:p>
    <w:p w14:paraId="668A43EB">
      <w:pPr>
        <w:pStyle w:val="7"/>
        <w:spacing w:line="273" w:lineRule="auto"/>
        <w:rPr>
          <w:rFonts w:ascii="Bell MT" w:hAnsi="Bell MT"/>
        </w:rPr>
      </w:pPr>
      <w:r>
        <w:rPr>
          <w:rFonts w:ascii="Bell MT" w:hAnsi="Bell MT"/>
        </w:rPr>
        <w:t xml:space="preserve">I made sure I studied </w:t>
      </w:r>
      <w:r>
        <w:rPr>
          <w:rStyle w:val="15"/>
          <w:rFonts w:ascii="Bell MT" w:hAnsi="Bell MT"/>
        </w:rPr>
        <w:t>HARD</w:t>
      </w:r>
      <w:r>
        <w:rPr>
          <w:rFonts w:ascii="Bell MT" w:hAnsi="Bell MT"/>
        </w:rPr>
        <w:t>.</w:t>
      </w:r>
    </w:p>
    <w:p w14:paraId="597CEB7C">
      <w:pPr>
        <w:pStyle w:val="7"/>
        <w:spacing w:line="273" w:lineRule="auto"/>
        <w:rPr>
          <w:rFonts w:ascii="Bell MT" w:hAnsi="Bell MT"/>
        </w:rPr>
      </w:pPr>
      <w:r>
        <w:rPr>
          <w:rFonts w:ascii="Bell MT" w:hAnsi="Bell MT"/>
        </w:rPr>
        <w:t>Really hard.</w:t>
      </w:r>
    </w:p>
    <w:p w14:paraId="3B8CAC93">
      <w:pPr>
        <w:pStyle w:val="7"/>
        <w:rPr>
          <w:rFonts w:ascii="Bell MT" w:hAnsi="Bell MT"/>
        </w:rPr>
      </w:pPr>
      <w:r>
        <w:rPr>
          <w:rFonts w:ascii="Bell MT" w:hAnsi="Bell MT"/>
        </w:rPr>
        <w:t>I passed my mock and pre-council examinations.</w:t>
      </w:r>
    </w:p>
    <w:p w14:paraId="246D059A">
      <w:pPr>
        <w:pStyle w:val="7"/>
        <w:rPr>
          <w:rFonts w:ascii="Bell MT" w:hAnsi="Bell MT"/>
        </w:rPr>
      </w:pPr>
      <w:r>
        <w:rPr>
          <w:rFonts w:ascii="Bell MT" w:hAnsi="Bell MT"/>
        </w:rPr>
        <w:t>Then came the morning of my professional examination.</w:t>
      </w:r>
    </w:p>
    <w:p w14:paraId="28D93F93">
      <w:pPr>
        <w:pStyle w:val="7"/>
        <w:rPr>
          <w:rFonts w:ascii="Bell MT" w:hAnsi="Bell MT"/>
        </w:rPr>
      </w:pPr>
      <w:r>
        <w:rPr>
          <w:rFonts w:ascii="Bell MT" w:hAnsi="Bell MT"/>
        </w:rPr>
        <w:t>I was still trying to gather my thoughts. After all, it was a professional exam, and you could never really predict what to expect.</w:t>
      </w:r>
    </w:p>
    <w:p w14:paraId="61B2FCC3">
      <w:pPr>
        <w:pStyle w:val="7"/>
        <w:rPr>
          <w:rFonts w:ascii="Bell MT" w:hAnsi="Bell MT"/>
        </w:rPr>
      </w:pPr>
      <w:r>
        <w:rPr>
          <w:rFonts w:ascii="Bell MT" w:hAnsi="Bell MT"/>
        </w:rPr>
        <w:t xml:space="preserve">At some point, I thought, </w:t>
      </w:r>
      <w:r>
        <w:rPr>
          <w:rStyle w:val="9"/>
          <w:rFonts w:ascii="Bell MT" w:hAnsi="Bell MT"/>
        </w:rPr>
        <w:t>Let me just lie down for a while.</w:t>
      </w:r>
    </w:p>
    <w:p w14:paraId="5808EA6A">
      <w:pPr>
        <w:pStyle w:val="7"/>
        <w:rPr>
          <w:rFonts w:ascii="Bell MT" w:hAnsi="Bell MT"/>
        </w:rPr>
      </w:pPr>
      <w:r>
        <w:rPr>
          <w:rFonts w:ascii="Bell MT" w:hAnsi="Bell MT"/>
        </w:rPr>
        <w:t>And lo and behold…</w:t>
      </w:r>
    </w:p>
    <w:p w14:paraId="44D001E8">
      <w:pPr>
        <w:pStyle w:val="7"/>
        <w:rPr>
          <w:rFonts w:ascii="Bell MT" w:hAnsi="Bell MT"/>
        </w:rPr>
      </w:pPr>
      <w:r>
        <w:rPr>
          <w:rStyle w:val="11"/>
          <w:rFonts w:ascii="Bell MT" w:hAnsi="Bell MT"/>
        </w:rPr>
        <w:t>MY GLASSES BROKE!</w:t>
      </w:r>
    </w:p>
    <w:p w14:paraId="6CCCAFAE">
      <w:pPr>
        <w:pStyle w:val="7"/>
        <w:rPr>
          <w:rFonts w:ascii="Bell MT" w:hAnsi="Bell MT"/>
        </w:rPr>
      </w:pPr>
      <w:r>
        <w:rPr>
          <w:rFonts w:ascii="Bell MT" w:hAnsi="Bell MT"/>
        </w:rPr>
        <w:t>Ahhhh!</w:t>
      </w:r>
    </w:p>
    <w:p w14:paraId="721E9A05">
      <w:pPr>
        <w:pStyle w:val="7"/>
        <w:rPr>
          <w:rFonts w:ascii="Bell MT" w:hAnsi="Bell MT"/>
        </w:rPr>
      </w:pPr>
      <w:r>
        <w:rPr>
          <w:rFonts w:ascii="Bell MT" w:hAnsi="Bell MT"/>
        </w:rPr>
        <w:t>The morning of my professional exam!</w:t>
      </w:r>
    </w:p>
    <w:p w14:paraId="55F27B78">
      <w:pPr>
        <w:pStyle w:val="7"/>
        <w:rPr>
          <w:rFonts w:ascii="Bell MT" w:hAnsi="Bell MT"/>
        </w:rPr>
      </w:pPr>
      <w:r>
        <w:rPr>
          <w:rFonts w:ascii="Bell MT" w:hAnsi="Bell MT"/>
        </w:rPr>
        <w:t>Of all the mornings, it had to be that morning.</w:t>
      </w:r>
    </w:p>
    <w:p w14:paraId="0ED34DCF">
      <w:pPr>
        <w:pStyle w:val="7"/>
        <w:rPr>
          <w:rFonts w:ascii="Bell MT" w:hAnsi="Bell MT"/>
        </w:rPr>
      </w:pPr>
      <w:r>
        <w:rPr>
          <w:rFonts w:ascii="Bell MT" w:hAnsi="Bell MT"/>
        </w:rPr>
        <w:t>We usually travelled from my school to Babcock for the examination, and it was quite a distance. I had never imagined that my glasses would break at such a time. In fact, that was the least of my worries.</w:t>
      </w:r>
    </w:p>
    <w:p w14:paraId="7D62E290">
      <w:pPr>
        <w:pStyle w:val="7"/>
        <w:rPr>
          <w:rFonts w:ascii="Bell MT" w:hAnsi="Bell MT"/>
        </w:rPr>
      </w:pPr>
      <w:r>
        <w:rPr>
          <w:rFonts w:ascii="Bell MT" w:hAnsi="Bell MT"/>
        </w:rPr>
        <w:t>And I could not see properly without them.</w:t>
      </w:r>
    </w:p>
    <w:p w14:paraId="797FB31E">
      <w:pPr>
        <w:pStyle w:val="7"/>
        <w:rPr>
          <w:rFonts w:ascii="Bell MT" w:hAnsi="Bell MT"/>
        </w:rPr>
      </w:pPr>
      <w:r>
        <w:rPr>
          <w:rFonts w:ascii="Bell MT" w:hAnsi="Bell MT"/>
        </w:rPr>
        <w:t>I started panicking.</w:t>
      </w:r>
    </w:p>
    <w:p w14:paraId="7285A516">
      <w:pPr>
        <w:pStyle w:val="7"/>
        <w:rPr>
          <w:rFonts w:ascii="Bell MT" w:hAnsi="Bell MT"/>
        </w:rPr>
      </w:pPr>
      <w:r>
        <w:rPr>
          <w:rFonts w:ascii="Bell MT" w:hAnsi="Bell MT"/>
        </w:rPr>
        <w:t>Then the thought of sleeping off during my RN examination came back to me.</w:t>
      </w:r>
    </w:p>
    <w:p w14:paraId="718613CA">
      <w:pPr>
        <w:pStyle w:val="7"/>
        <w:rPr>
          <w:rFonts w:ascii="Bell MT" w:hAnsi="Bell MT"/>
        </w:rPr>
      </w:pPr>
      <w:r>
        <w:rPr>
          <w:rFonts w:ascii="Bell MT" w:hAnsi="Bell MT"/>
        </w:rPr>
        <w:t>I did not want to start connecting dots or looking for hidden meanings in everything, but it was beginning to feel like a pattern.</w:t>
      </w:r>
    </w:p>
    <w:p w14:paraId="338754C1">
      <w:pPr>
        <w:pStyle w:val="7"/>
        <w:rPr>
          <w:rFonts w:ascii="Bell MT" w:hAnsi="Bell MT"/>
        </w:rPr>
      </w:pPr>
      <w:r>
        <w:rPr>
          <w:rFonts w:ascii="Bell MT" w:hAnsi="Bell MT"/>
        </w:rPr>
        <w:t>First the fear of sleeping off. Now my glasses had broken on the morning of the exam.</w:t>
      </w:r>
    </w:p>
    <w:p w14:paraId="24D7D697">
      <w:pPr>
        <w:pStyle w:val="7"/>
        <w:rPr>
          <w:rFonts w:ascii="Bell MT" w:hAnsi="Bell MT"/>
        </w:rPr>
      </w:pPr>
      <w:r>
        <w:rPr>
          <w:rFonts w:ascii="Bell MT" w:hAnsi="Bell MT"/>
        </w:rPr>
        <w:t>I prayed.</w:t>
      </w:r>
    </w:p>
    <w:p w14:paraId="3D5B17CE">
      <w:pPr>
        <w:pStyle w:val="7"/>
        <w:rPr>
          <w:rFonts w:ascii="Bell MT" w:hAnsi="Bell MT"/>
        </w:rPr>
      </w:pPr>
      <w:r>
        <w:rPr>
          <w:rFonts w:ascii="Bell MT" w:hAnsi="Bell MT"/>
        </w:rPr>
        <w:t>Hikmah urged me to, just calm down and take my mind off it</w:t>
      </w:r>
    </w:p>
    <w:p w14:paraId="1EE5D76E">
      <w:pPr>
        <w:pStyle w:val="7"/>
        <w:rPr>
          <w:rFonts w:ascii="Bell MT" w:hAnsi="Bell MT"/>
        </w:rPr>
      </w:pPr>
      <w:r>
        <w:rPr>
          <w:rFonts w:ascii="Bell MT" w:hAnsi="Bell MT"/>
        </w:rPr>
        <w:t>But I couldn’t.</w:t>
      </w:r>
    </w:p>
    <w:p w14:paraId="3C98E4D5">
      <w:pPr>
        <w:pStyle w:val="7"/>
        <w:rPr>
          <w:rFonts w:ascii="Bell MT" w:hAnsi="Bell MT"/>
        </w:rPr>
      </w:pPr>
      <w:r>
        <w:rPr>
          <w:rFonts w:ascii="Bell MT" w:hAnsi="Bell MT"/>
        </w:rPr>
        <w:t xml:space="preserve">“Person glasses break, you dey talk say make I comot mind? Exam dey start in few minutes!” </w:t>
      </w:r>
    </w:p>
    <w:p w14:paraId="7486E9B1">
      <w:pPr>
        <w:pStyle w:val="7"/>
        <w:rPr>
          <w:rFonts w:ascii="Bell MT" w:hAnsi="Bell MT"/>
        </w:rPr>
      </w:pPr>
      <w:r>
        <w:rPr>
          <w:rFonts w:ascii="Bell MT" w:hAnsi="Bell MT"/>
        </w:rPr>
        <w:t>Zainab Lawal was also there, trying to help me take my mind off the situation.</w:t>
      </w:r>
    </w:p>
    <w:p w14:paraId="4D6F3484">
      <w:pPr>
        <w:pStyle w:val="7"/>
        <w:rPr>
          <w:rFonts w:ascii="Bell MT" w:hAnsi="Bell MT"/>
        </w:rPr>
      </w:pPr>
      <w:r>
        <w:rPr>
          <w:rFonts w:ascii="Bell MT" w:hAnsi="Bell MT"/>
        </w:rPr>
        <w:t>Fisayo tried to find a solution.</w:t>
      </w:r>
    </w:p>
    <w:p w14:paraId="3CD125B6">
      <w:pPr>
        <w:pStyle w:val="7"/>
        <w:rPr>
          <w:rFonts w:ascii="Bell MT" w:hAnsi="Bell MT"/>
        </w:rPr>
      </w:pPr>
      <w:r>
        <w:rPr>
          <w:rFonts w:ascii="Bell MT" w:hAnsi="Bell MT"/>
        </w:rPr>
        <w:t>Phantom even gave me some glue.</w:t>
      </w:r>
    </w:p>
    <w:p w14:paraId="3472AF18">
      <w:pPr>
        <w:pStyle w:val="7"/>
        <w:rPr>
          <w:rFonts w:ascii="Bell MT" w:hAnsi="Bell MT"/>
        </w:rPr>
      </w:pPr>
      <w:r>
        <w:rPr>
          <w:rFonts w:ascii="Bell MT" w:hAnsi="Bell MT"/>
        </w:rPr>
        <w:t>But, unfortunately, the glue didn’t hold for long.</w:t>
      </w:r>
    </w:p>
    <w:p w14:paraId="1FF2A9C7">
      <w:pPr>
        <w:pStyle w:val="7"/>
        <w:rPr>
          <w:rFonts w:ascii="Bell MT" w:hAnsi="Bell MT"/>
        </w:rPr>
      </w:pPr>
      <w:r>
        <w:rPr>
          <w:rFonts w:ascii="Bell MT" w:hAnsi="Bell MT"/>
        </w:rPr>
        <w:t xml:space="preserve">By then, I was already thinking, </w:t>
      </w:r>
      <w:r>
        <w:rPr>
          <w:rStyle w:val="9"/>
          <w:rFonts w:ascii="Bell MT" w:hAnsi="Bell MT"/>
        </w:rPr>
        <w:t>Should I send a dispatch rider to my school to bring another pair?</w:t>
      </w:r>
    </w:p>
    <w:p w14:paraId="0F987AE0">
      <w:pPr>
        <w:pStyle w:val="7"/>
        <w:rPr>
          <w:rFonts w:ascii="Bell MT" w:hAnsi="Bell MT"/>
        </w:rPr>
      </w:pPr>
      <w:r>
        <w:rPr>
          <w:rFonts w:ascii="Bell MT" w:hAnsi="Bell MT"/>
        </w:rPr>
        <w:t>At that point, I had no time to waste.</w:t>
      </w:r>
    </w:p>
    <w:p w14:paraId="5DFC8485">
      <w:pPr>
        <w:pStyle w:val="7"/>
        <w:rPr>
          <w:rFonts w:ascii="Bell MT" w:hAnsi="Bell MT"/>
        </w:rPr>
      </w:pPr>
      <w:r>
        <w:rPr>
          <w:rFonts w:ascii="Bell MT" w:hAnsi="Bell MT"/>
        </w:rPr>
        <w:t>I sha entered the examination hall.</w:t>
      </w:r>
    </w:p>
    <w:p w14:paraId="3F1EFC54">
      <w:pPr>
        <w:pStyle w:val="7"/>
        <w:rPr>
          <w:rFonts w:ascii="Bell MT" w:hAnsi="Bell MT"/>
        </w:rPr>
      </w:pPr>
      <w:r>
        <w:rPr>
          <w:rFonts w:ascii="Bell MT" w:hAnsi="Bell MT"/>
        </w:rPr>
        <w:t>I managed my glasses through Paper 1 and Paper 2, somehow making it through both papers.</w:t>
      </w:r>
    </w:p>
    <w:p w14:paraId="758A8313">
      <w:pPr>
        <w:pStyle w:val="7"/>
        <w:rPr>
          <w:rFonts w:ascii="Bell MT" w:hAnsi="Bell MT"/>
        </w:rPr>
      </w:pPr>
      <w:r>
        <w:rPr>
          <w:rFonts w:ascii="Bell MT" w:hAnsi="Bell MT"/>
        </w:rPr>
        <w:t xml:space="preserve">And, to be honest, I had studied </w:t>
      </w:r>
      <w:r>
        <w:rPr>
          <w:rStyle w:val="11"/>
          <w:rFonts w:ascii="Bell MT" w:hAnsi="Bell MT"/>
        </w:rPr>
        <w:t>really HARD</w:t>
      </w:r>
      <w:r>
        <w:rPr>
          <w:rFonts w:ascii="Bell MT" w:hAnsi="Bell MT"/>
        </w:rPr>
        <w:t xml:space="preserve"> for that examination. I had worked hard and was hoping to come out with a credit.</w:t>
      </w:r>
    </w:p>
    <w:p w14:paraId="28FB8CD9">
      <w:pPr>
        <w:pStyle w:val="7"/>
        <w:rPr>
          <w:rFonts w:ascii="Bell MT" w:hAnsi="Bell MT"/>
        </w:rPr>
      </w:pPr>
      <w:r>
        <w:rPr>
          <w:rFonts w:ascii="Bell MT" w:hAnsi="Bell MT"/>
        </w:rPr>
        <w:t xml:space="preserve">But Nursing Council examinations are </w:t>
      </w:r>
      <w:r>
        <w:rPr>
          <w:rStyle w:val="11"/>
          <w:rFonts w:ascii="Bell MT" w:hAnsi="Bell MT"/>
        </w:rPr>
        <w:t>TOUGH</w:t>
      </w:r>
      <w:r>
        <w:rPr>
          <w:rFonts w:ascii="Bell MT" w:hAnsi="Bell MT"/>
        </w:rPr>
        <w:t>.</w:t>
      </w:r>
    </w:p>
    <w:p w14:paraId="488FF6D3">
      <w:pPr>
        <w:pStyle w:val="7"/>
        <w:rPr>
          <w:rFonts w:ascii="Bell MT" w:hAnsi="Bell MT"/>
        </w:rPr>
      </w:pPr>
      <w:r>
        <w:rPr>
          <w:rFonts w:ascii="Bell MT" w:hAnsi="Bell MT"/>
        </w:rPr>
        <w:t>When the results finally came out…</w:t>
      </w:r>
    </w:p>
    <w:p w14:paraId="069FFB92">
      <w:pPr>
        <w:pStyle w:val="7"/>
        <w:rPr>
          <w:rFonts w:ascii="Bell MT" w:hAnsi="Bell MT"/>
        </w:rPr>
      </w:pPr>
      <w:r>
        <w:rPr>
          <w:rStyle w:val="11"/>
          <w:rFonts w:ascii="Bell MT" w:hAnsi="Bell MT"/>
        </w:rPr>
        <w:t>I PASSED ALL MY PAPERS.</w:t>
      </w:r>
    </w:p>
    <w:p w14:paraId="7BDA37D4">
      <w:pPr>
        <w:pStyle w:val="7"/>
        <w:spacing w:line="273" w:lineRule="auto"/>
        <w:rPr>
          <w:rFonts w:ascii="Bell MT" w:hAnsi="Bell MT"/>
        </w:rPr>
      </w:pPr>
      <w:r>
        <w:rPr>
          <w:rFonts w:ascii="Bell MT" w:hAnsi="Bell MT"/>
        </w:rPr>
        <w:t>I was grateful!</w:t>
      </w:r>
    </w:p>
    <w:p w14:paraId="6CFD1AFB">
      <w:pPr>
        <w:pStyle w:val="7"/>
        <w:spacing w:line="273" w:lineRule="auto"/>
        <w:rPr>
          <w:rFonts w:ascii="Bell MT" w:hAnsi="Bell MT"/>
        </w:rPr>
      </w:pPr>
      <w:r>
        <w:rPr>
          <w:rFonts w:ascii="Bell MT" w:hAnsi="Bell MT"/>
        </w:rPr>
        <w:t>Because the broken glasses didn’t affect me.</w:t>
      </w:r>
    </w:p>
    <w:p w14:paraId="31BCE29D">
      <w:pPr>
        <w:pStyle w:val="7"/>
        <w:spacing w:line="273" w:lineRule="auto"/>
        <w:rPr>
          <w:rFonts w:ascii="Bell MT" w:hAnsi="Bell MT"/>
        </w:rPr>
      </w:pPr>
      <w:r>
        <w:rPr>
          <w:rFonts w:ascii="Bell MT" w:hAnsi="Bell MT"/>
        </w:rPr>
        <w:t>Alhamdulillah!</w:t>
      </w:r>
    </w:p>
    <w:p w14:paraId="4ADB855E">
      <w:pPr>
        <w:pStyle w:val="7"/>
        <w:spacing w:line="273" w:lineRule="auto"/>
        <w:rPr>
          <w:rFonts w:ascii="Bell MT" w:hAnsi="Bell MT"/>
        </w:rPr>
      </w:pPr>
      <w:r>
        <w:rPr>
          <w:rFonts w:ascii="Bell MT" w:hAnsi="Bell MT"/>
        </w:rPr>
        <w:t>The tension and the fact that I couldn’t see properly didn’t affect my result.</w:t>
      </w:r>
    </w:p>
    <w:p w14:paraId="58ADC098">
      <w:pPr>
        <w:pStyle w:val="7"/>
        <w:spacing w:line="273" w:lineRule="auto"/>
        <w:rPr>
          <w:rFonts w:ascii="Bell MT" w:hAnsi="Bell MT"/>
        </w:rPr>
      </w:pPr>
      <w:r>
        <w:rPr>
          <w:rFonts w:ascii="Bell MT" w:hAnsi="Bell MT"/>
        </w:rPr>
        <w:t>Alhamdulillah.</w:t>
      </w:r>
    </w:p>
    <w:p w14:paraId="5DEB092D">
      <w:pPr>
        <w:pStyle w:val="7"/>
        <w:spacing w:line="273" w:lineRule="auto"/>
        <w:rPr>
          <w:rFonts w:ascii="Bell MT" w:hAnsi="Bell MT"/>
        </w:rPr>
      </w:pPr>
      <w:r>
        <w:rPr>
          <w:rFonts w:ascii="Bell MT" w:hAnsi="Bell MT"/>
        </w:rPr>
        <w:t>So, I’m grateful to Allah.</w:t>
      </w:r>
    </w:p>
    <w:p w14:paraId="2325ED92">
      <w:pPr>
        <w:pStyle w:val="7"/>
        <w:spacing w:line="273" w:lineRule="auto"/>
        <w:rPr>
          <w:rFonts w:ascii="Bell MT" w:hAnsi="Bell MT"/>
        </w:rPr>
      </w:pPr>
      <w:r>
        <w:rPr>
          <w:rFonts w:ascii="Bell MT" w:hAnsi="Bell MT"/>
        </w:rPr>
        <w:t>Next time I travel, I guess I’ll be holding on to another pair of glasses.</w:t>
      </w:r>
    </w:p>
    <w:p w14:paraId="15D2D254">
      <w:pPr>
        <w:pStyle w:val="7"/>
        <w:spacing w:line="273" w:lineRule="auto"/>
        <w:rPr>
          <w:rFonts w:ascii="Bell MT" w:hAnsi="Bell MT"/>
        </w:rPr>
      </w:pPr>
      <w:r>
        <w:rPr>
          <w:rFonts w:ascii="Bell MT" w:hAnsi="Bell MT"/>
        </w:rPr>
        <w:t>Lol.</w:t>
      </w:r>
    </w:p>
    <w:p w14:paraId="1DB30F11">
      <w:pPr>
        <w:spacing w:after="100" w:afterAutospacing="1"/>
        <w:rPr>
          <w:rFonts w:ascii="Bell MT" w:hAnsi="Bell MT" w:cs="Times New Roman"/>
          <w:sz w:val="24"/>
          <w:szCs w:val="24"/>
        </w:rPr>
      </w:pPr>
      <w:r>
        <w:rPr>
          <w:rFonts w:ascii="Bell MT" w:hAnsi="Bell MT" w:cs="Times New Roman"/>
          <w:sz w:val="24"/>
          <w:szCs w:val="24"/>
        </w:rPr>
        <w:t>Then, after the exams in September 2025, it was time for a new academic session.</w:t>
      </w:r>
    </w:p>
    <w:p w14:paraId="65872BE3">
      <w:pPr>
        <w:spacing w:after="100" w:afterAutospacing="1"/>
        <w:rPr>
          <w:rFonts w:ascii="Bell MT" w:hAnsi="Bell MT" w:cs="Times New Roman"/>
          <w:sz w:val="24"/>
          <w:szCs w:val="24"/>
        </w:rPr>
      </w:pPr>
      <w:r>
        <w:rPr>
          <w:rFonts w:ascii="Bell MT" w:hAnsi="Bell MT" w:cs="Times New Roman"/>
          <w:sz w:val="24"/>
          <w:szCs w:val="24"/>
        </w:rPr>
        <w:t>My friends, Nana Faridah, MK, Investor, my senior nurses, Hikmah, Teslimah, Habeebah, Snr. Dami, and President Dare, graduated.</w:t>
      </w:r>
    </w:p>
    <w:p w14:paraId="78097110">
      <w:pPr>
        <w:spacing w:after="100" w:afterAutospacing="1"/>
        <w:rPr>
          <w:rFonts w:ascii="Bell MT" w:hAnsi="Bell MT" w:cs="Times New Roman"/>
          <w:sz w:val="24"/>
          <w:szCs w:val="24"/>
        </w:rPr>
      </w:pPr>
      <w:r>
        <w:rPr>
          <w:rFonts w:ascii="Bell MT" w:hAnsi="Bell MT" w:cs="Times New Roman"/>
          <w:sz w:val="24"/>
          <w:szCs w:val="24"/>
        </w:rPr>
        <w:t>When they left, I felt empty for a while because we had all started this journey together, and seeing them leave was quite emotional.</w:t>
      </w:r>
    </w:p>
    <w:p w14:paraId="03CF70F1">
      <w:pPr>
        <w:spacing w:after="100" w:afterAutospacing="1"/>
        <w:rPr>
          <w:rFonts w:ascii="Bell MT" w:hAnsi="Bell MT" w:cs="Times New Roman"/>
          <w:sz w:val="24"/>
          <w:szCs w:val="24"/>
        </w:rPr>
      </w:pPr>
      <w:r>
        <w:rPr>
          <w:rFonts w:ascii="Bell MT" w:hAnsi="Bell MT" w:cs="Times New Roman"/>
          <w:b/>
          <w:bCs/>
          <w:sz w:val="24"/>
          <w:szCs w:val="24"/>
        </w:rPr>
        <w:t>But I guess we meet only to depart someday.</w:t>
      </w:r>
    </w:p>
    <w:p w14:paraId="6B9692A7">
      <w:pPr>
        <w:spacing w:after="140"/>
        <w:rPr>
          <w:rFonts w:ascii="Bell MT" w:hAnsi="Bell MT" w:cs="Times New Roman"/>
          <w:sz w:val="24"/>
          <w:szCs w:val="24"/>
        </w:rPr>
      </w:pPr>
      <w:r>
        <w:rPr>
          <w:rFonts w:ascii="Bell MT" w:hAnsi="Bell MT" w:cs="Times New Roman"/>
          <w:sz w:val="24"/>
          <w:szCs w:val="24"/>
        </w:rPr>
        <w:t xml:space="preserve"> </w:t>
      </w:r>
    </w:p>
    <w:p w14:paraId="607C546D">
      <w:pPr>
        <w:pStyle w:val="2"/>
        <w:rPr>
          <w:rFonts w:ascii="Bell MT" w:hAnsi="Bell MT"/>
          <w:kern w:val="36"/>
          <w:sz w:val="24"/>
          <w:szCs w:val="24"/>
        </w:rPr>
      </w:pPr>
      <w:r>
        <w:rPr>
          <w:rFonts w:ascii="Bell MT" w:hAnsi="Bell MT"/>
          <w:kern w:val="36"/>
          <w:sz w:val="24"/>
          <w:szCs w:val="24"/>
        </w:rPr>
        <w:t xml:space="preserve"> </w:t>
      </w:r>
    </w:p>
    <w:p w14:paraId="4295D149">
      <w:pPr>
        <w:rPr>
          <w:rFonts w:ascii="Bell MT" w:hAnsi="Bell MT"/>
          <w:kern w:val="36"/>
          <w:sz w:val="24"/>
          <w:szCs w:val="24"/>
        </w:rPr>
      </w:pPr>
    </w:p>
    <w:p w14:paraId="67C0D119">
      <w:pPr>
        <w:rPr>
          <w:rFonts w:ascii="Bell MT" w:hAnsi="Bell MT"/>
          <w:kern w:val="36"/>
          <w:sz w:val="24"/>
          <w:szCs w:val="24"/>
        </w:rPr>
      </w:pPr>
    </w:p>
    <w:p w14:paraId="6B723C2D">
      <w:pPr>
        <w:rPr>
          <w:rFonts w:ascii="Bell MT" w:hAnsi="Bell MT"/>
          <w:kern w:val="36"/>
          <w:sz w:val="24"/>
          <w:szCs w:val="24"/>
        </w:rPr>
      </w:pPr>
    </w:p>
    <w:p w14:paraId="650135E9">
      <w:pPr>
        <w:rPr>
          <w:rFonts w:ascii="Bell MT" w:hAnsi="Bell MT"/>
          <w:kern w:val="36"/>
          <w:sz w:val="24"/>
          <w:szCs w:val="24"/>
        </w:rPr>
      </w:pPr>
    </w:p>
    <w:p w14:paraId="2AE1EE5F">
      <w:pPr>
        <w:rPr>
          <w:rFonts w:ascii="Bell MT" w:hAnsi="Bell MT"/>
          <w:kern w:val="36"/>
          <w:sz w:val="24"/>
          <w:szCs w:val="24"/>
        </w:rPr>
      </w:pPr>
    </w:p>
    <w:p w14:paraId="7072CDD3">
      <w:pPr>
        <w:rPr>
          <w:rFonts w:ascii="Bell MT" w:hAnsi="Bell MT"/>
          <w:kern w:val="36"/>
          <w:sz w:val="24"/>
          <w:szCs w:val="24"/>
        </w:rPr>
      </w:pPr>
    </w:p>
    <w:p w14:paraId="1C5F833D">
      <w:pPr>
        <w:jc w:val="center"/>
        <w:rPr>
          <w:rFonts w:ascii="Bell MT" w:hAnsi="Bell MT" w:cs="Times New Roman"/>
          <w:b/>
          <w:bCs/>
          <w:sz w:val="24"/>
          <w:szCs w:val="24"/>
        </w:rPr>
      </w:pPr>
      <w:r>
        <w:rPr>
          <w:rFonts w:ascii="Bell MT" w:hAnsi="Bell MT" w:cs="Times New Roman"/>
          <w:b/>
          <w:bCs/>
          <w:sz w:val="24"/>
          <w:szCs w:val="24"/>
        </w:rPr>
        <w:t xml:space="preserve"> </w:t>
      </w:r>
    </w:p>
    <w:p w14:paraId="3AF3B40B">
      <w:pPr>
        <w:jc w:val="center"/>
        <w:rPr>
          <w:rFonts w:ascii="Bell MT" w:hAnsi="Bell MT" w:cs="Times New Roman"/>
          <w:b/>
          <w:bCs/>
          <w:sz w:val="24"/>
          <w:szCs w:val="24"/>
        </w:rPr>
      </w:pPr>
    </w:p>
    <w:p w14:paraId="182A353E">
      <w:pPr>
        <w:jc w:val="center"/>
        <w:rPr>
          <w:rFonts w:ascii="Bell MT" w:hAnsi="Bell MT" w:cs="Times New Roman"/>
          <w:b/>
          <w:bCs/>
          <w:sz w:val="24"/>
          <w:szCs w:val="24"/>
        </w:rPr>
      </w:pPr>
      <w:r>
        <w:rPr>
          <w:rFonts w:ascii="Bell MT" w:hAnsi="Bell MT" w:cs="Times New Roman"/>
          <w:b/>
          <w:bCs/>
          <w:sz w:val="24"/>
          <w:szCs w:val="24"/>
        </w:rPr>
        <w:t>CHAPTER TEN</w:t>
      </w:r>
    </w:p>
    <w:p w14:paraId="3597B2C9">
      <w:pPr>
        <w:jc w:val="center"/>
        <w:rPr>
          <w:rFonts w:ascii="Bell MT" w:hAnsi="Bell MT" w:cs="Times New Roman"/>
          <w:b/>
          <w:bCs/>
          <w:sz w:val="24"/>
          <w:szCs w:val="24"/>
        </w:rPr>
      </w:pPr>
      <w:r>
        <w:rPr>
          <w:rFonts w:ascii="Bell MT" w:hAnsi="Bell MT" w:cs="Times New Roman"/>
          <w:b/>
          <w:bCs/>
          <w:sz w:val="24"/>
          <w:szCs w:val="24"/>
        </w:rPr>
        <w:t>THE FINAL STRETCH</w:t>
      </w:r>
    </w:p>
    <w:p w14:paraId="73C4E052">
      <w:pPr>
        <w:spacing w:after="100" w:afterAutospacing="1"/>
        <w:jc w:val="both"/>
        <w:rPr>
          <w:rFonts w:ascii="Bell MT" w:hAnsi="Bell MT" w:cs="Times New Roman"/>
          <w:sz w:val="24"/>
          <w:szCs w:val="24"/>
        </w:rPr>
      </w:pPr>
      <w:r>
        <w:rPr>
          <w:rFonts w:ascii="Bell MT" w:hAnsi="Bell MT" w:cs="Times New Roman"/>
          <w:sz w:val="24"/>
          <w:szCs w:val="24"/>
        </w:rPr>
        <w:t>Year 5 came, and the first semester went on smoothly at first.</w:t>
      </w:r>
    </w:p>
    <w:p w14:paraId="0ABCD1A1">
      <w:pPr>
        <w:spacing w:after="100" w:afterAutospacing="1"/>
        <w:jc w:val="both"/>
        <w:rPr>
          <w:rFonts w:ascii="Bell MT" w:hAnsi="Bell MT" w:cs="Times New Roman"/>
          <w:sz w:val="24"/>
          <w:szCs w:val="24"/>
        </w:rPr>
      </w:pPr>
      <w:r>
        <w:rPr>
          <w:rFonts w:ascii="Bell MT" w:hAnsi="Bell MT" w:cs="Times New Roman"/>
          <w:sz w:val="24"/>
          <w:szCs w:val="24"/>
        </w:rPr>
        <w:t>I even had the opportunity to hold different leadership positions. I was a two time Chief Academic Director in my department, IMASA Welfare Director, and Director of Programmes for the Crescent University Literary Village.</w:t>
      </w:r>
    </w:p>
    <w:p w14:paraId="00EAB933">
      <w:pPr>
        <w:spacing w:after="100" w:afterAutospacing="1"/>
        <w:jc w:val="both"/>
        <w:rPr>
          <w:rFonts w:ascii="Bell MT" w:hAnsi="Bell MT" w:cs="Times New Roman"/>
          <w:sz w:val="24"/>
          <w:szCs w:val="24"/>
        </w:rPr>
      </w:pPr>
      <w:r>
        <w:rPr>
          <w:rFonts w:ascii="Bell MT" w:hAnsi="Bell MT" w:cs="Times New Roman"/>
          <w:sz w:val="24"/>
          <w:szCs w:val="24"/>
        </w:rPr>
        <w:t>IMASA is the only recognised student union in my university, so serving as the Welfare Director came with a lot of responsibility.</w:t>
      </w:r>
    </w:p>
    <w:p w14:paraId="23CBC3EB">
      <w:pPr>
        <w:spacing w:after="100" w:afterAutospacing="1"/>
        <w:jc w:val="both"/>
        <w:rPr>
          <w:rFonts w:ascii="Bell MT" w:hAnsi="Bell MT" w:cs="Times New Roman"/>
          <w:sz w:val="24"/>
          <w:szCs w:val="24"/>
        </w:rPr>
      </w:pPr>
      <w:r>
        <w:rPr>
          <w:rFonts w:ascii="Bell MT" w:hAnsi="Bell MT" w:cs="Times New Roman"/>
          <w:sz w:val="24"/>
          <w:szCs w:val="24"/>
        </w:rPr>
        <w:t>At one point, I was juggling all three roles at the same time, and honestly, I nearly lost my mind!</w:t>
      </w:r>
    </w:p>
    <w:p w14:paraId="7CB21C80">
      <w:pPr>
        <w:pStyle w:val="7"/>
        <w:jc w:val="both"/>
        <w:rPr>
          <w:rFonts w:ascii="Bell MT" w:hAnsi="Bell MT"/>
        </w:rPr>
      </w:pPr>
      <w:r>
        <w:rPr>
          <w:rFonts w:ascii="Bell MT" w:hAnsi="Bell MT"/>
        </w:rPr>
        <w:t>I was constantly on the move, going from my department to the mosque and then to the Literary Village Staff Adviser’s office, where I would hold meetings with Mr. Olaniyi.</w:t>
      </w:r>
    </w:p>
    <w:p w14:paraId="5E3EA41E">
      <w:pPr>
        <w:pStyle w:val="7"/>
        <w:spacing w:line="273" w:lineRule="auto"/>
        <w:jc w:val="both"/>
        <w:rPr>
          <w:rFonts w:ascii="Bell MT" w:hAnsi="Bell MT"/>
        </w:rPr>
      </w:pPr>
      <w:r>
        <w:rPr>
          <w:rFonts w:ascii="Bell MT" w:hAnsi="Bell MT"/>
        </w:rPr>
        <w:t>I had a lot on my table.</w:t>
      </w:r>
    </w:p>
    <w:p w14:paraId="61922F3A">
      <w:pPr>
        <w:pStyle w:val="7"/>
        <w:spacing w:line="273" w:lineRule="auto"/>
        <w:jc w:val="both"/>
        <w:rPr>
          <w:rFonts w:ascii="Bell MT" w:hAnsi="Bell MT"/>
        </w:rPr>
      </w:pPr>
      <w:r>
        <w:rPr>
          <w:rFonts w:ascii="Bell MT" w:hAnsi="Bell MT"/>
        </w:rPr>
        <w:t>But I worked with amazing teams, and I’m glad I was part of a movement in school. I wasn’t just trying to get good grades. I also joined societies and clubs and gained more leadership experience.</w:t>
      </w:r>
    </w:p>
    <w:p w14:paraId="60F43932">
      <w:pPr>
        <w:pStyle w:val="7"/>
        <w:jc w:val="both"/>
        <w:rPr>
          <w:rFonts w:ascii="Bell MT" w:hAnsi="Bell MT"/>
        </w:rPr>
      </w:pPr>
      <w:r>
        <w:rPr>
          <w:rFonts w:ascii="Bell MT" w:hAnsi="Bell MT"/>
        </w:rPr>
        <w:t>In fact, I participated in the Florence Nightingale Essay and Speech Competition for Nursing students.</w:t>
      </w:r>
    </w:p>
    <w:p w14:paraId="2BF9D132">
      <w:pPr>
        <w:pStyle w:val="7"/>
        <w:jc w:val="both"/>
        <w:rPr>
          <w:rFonts w:ascii="Bell MT" w:hAnsi="Bell MT"/>
        </w:rPr>
      </w:pPr>
      <w:r>
        <w:rPr>
          <w:rFonts w:ascii="Bell MT" w:hAnsi="Bell MT"/>
        </w:rPr>
        <w:t>I wrote my essay and asked my lecturer, Dr. Arogundade, to help me read through it and see if what I had written was okay. After going through it, he made some corrections and explained what was expected in a standard essay.</w:t>
      </w:r>
    </w:p>
    <w:p w14:paraId="776CF414">
      <w:pPr>
        <w:pStyle w:val="7"/>
        <w:jc w:val="both"/>
        <w:rPr>
          <w:rFonts w:ascii="Bell MT" w:hAnsi="Bell MT"/>
        </w:rPr>
      </w:pPr>
      <w:r>
        <w:rPr>
          <w:rFonts w:ascii="Bell MT" w:hAnsi="Bell MT"/>
        </w:rPr>
        <w:t xml:space="preserve">At the end of the competition, I emerged </w:t>
      </w:r>
      <w:r>
        <w:rPr>
          <w:rStyle w:val="11"/>
          <w:rFonts w:ascii="Bell MT" w:hAnsi="Bell MT"/>
        </w:rPr>
        <w:t>Second Overall Best in the Whole of Ogun State.</w:t>
      </w:r>
    </w:p>
    <w:p w14:paraId="4C562C79">
      <w:pPr>
        <w:pStyle w:val="7"/>
        <w:jc w:val="both"/>
        <w:rPr>
          <w:rFonts w:ascii="Bell MT" w:hAnsi="Bell MT"/>
        </w:rPr>
      </w:pPr>
      <w:r>
        <w:rPr>
          <w:rFonts w:ascii="Bell MT" w:hAnsi="Bell MT"/>
        </w:rPr>
        <w:t>Alhamdulillah!</w:t>
      </w:r>
    </w:p>
    <w:p w14:paraId="51ABA812">
      <w:pPr>
        <w:pStyle w:val="7"/>
        <w:jc w:val="both"/>
        <w:rPr>
          <w:rFonts w:ascii="Bell MT" w:hAnsi="Bell MT"/>
        </w:rPr>
      </w:pPr>
      <w:r>
        <w:rPr>
          <w:rFonts w:ascii="Bell MT" w:hAnsi="Bell MT"/>
        </w:rPr>
        <w:t>I am deeply grateful to Dr. Arogundade for his guidance and support. I am also grateful to Zainab Aderounmu, whose public speaking masterclass I attended. I put the lessons I learnt from the masterclass she organised into practice during my speech.</w:t>
      </w:r>
    </w:p>
    <w:p w14:paraId="1ABFA8FE">
      <w:pPr>
        <w:pStyle w:val="7"/>
        <w:jc w:val="both"/>
        <w:rPr>
          <w:rFonts w:ascii="Bell MT" w:hAnsi="Bell MT"/>
        </w:rPr>
      </w:pPr>
      <w:r>
        <w:rPr>
          <w:rFonts w:ascii="Bell MT" w:hAnsi="Bell MT"/>
        </w:rPr>
        <w:t>Alhamdulillah for the experience, the people who supported me, and the opportunity to learn and grow.</w:t>
      </w:r>
    </w:p>
    <w:p w14:paraId="71C113C8">
      <w:pPr>
        <w:pStyle w:val="7"/>
        <w:spacing w:line="273" w:lineRule="auto"/>
        <w:jc w:val="both"/>
        <w:rPr>
          <w:rFonts w:ascii="Bell MT" w:hAnsi="Bell MT"/>
        </w:rPr>
      </w:pPr>
      <w:r>
        <w:rPr>
          <w:rFonts w:ascii="Bell MT" w:hAnsi="Bell MT"/>
        </w:rPr>
        <w:t>Then, we continued with our normal classes. It was just a few days before the Senate meeting at my school when the unexpected happened.</w:t>
      </w:r>
    </w:p>
    <w:p w14:paraId="25B0429D">
      <w:pPr>
        <w:pStyle w:val="7"/>
        <w:spacing w:line="273" w:lineRule="auto"/>
        <w:jc w:val="both"/>
        <w:rPr>
          <w:rFonts w:ascii="Bell MT" w:hAnsi="Bell MT"/>
        </w:rPr>
      </w:pPr>
      <w:r>
        <w:rPr>
          <w:rFonts w:ascii="Bell MT" w:hAnsi="Bell MT"/>
        </w:rPr>
        <w:t xml:space="preserve">We were told that we would be going for </w:t>
      </w:r>
      <w:r>
        <w:rPr>
          <w:rStyle w:val="15"/>
          <w:rFonts w:ascii="Bell MT" w:hAnsi="Bell MT"/>
        </w:rPr>
        <w:t>Port Health posting</w:t>
      </w:r>
      <w:r>
        <w:rPr>
          <w:rFonts w:ascii="Bell MT" w:hAnsi="Bell MT"/>
        </w:rPr>
        <w:t>, which turned out to be a wonderful experience.</w:t>
      </w:r>
    </w:p>
    <w:p w14:paraId="37CD1AF9">
      <w:pPr>
        <w:pStyle w:val="7"/>
        <w:spacing w:line="273" w:lineRule="auto"/>
        <w:jc w:val="both"/>
        <w:rPr>
          <w:rFonts w:ascii="Bell MT" w:hAnsi="Bell MT"/>
        </w:rPr>
      </w:pPr>
      <w:r>
        <w:rPr>
          <w:rFonts w:ascii="Bell MT" w:hAnsi="Bell MT"/>
        </w:rPr>
        <w:t>We went to the seaport, the airport, and Seme Border.</w:t>
      </w:r>
    </w:p>
    <w:p w14:paraId="5C46AC43">
      <w:pPr>
        <w:pStyle w:val="7"/>
        <w:spacing w:line="273" w:lineRule="auto"/>
        <w:jc w:val="both"/>
        <w:rPr>
          <w:rFonts w:ascii="Bell MT" w:hAnsi="Bell MT"/>
        </w:rPr>
      </w:pPr>
      <w:r>
        <w:rPr>
          <w:rFonts w:ascii="Bell MT" w:hAnsi="Bell MT"/>
        </w:rPr>
        <w:t>It was a great experience, I must say.</w:t>
      </w:r>
    </w:p>
    <w:p w14:paraId="592A2121">
      <w:pPr>
        <w:pStyle w:val="7"/>
        <w:spacing w:line="273" w:lineRule="auto"/>
        <w:jc w:val="both"/>
        <w:rPr>
          <w:rFonts w:ascii="Bell MT" w:hAnsi="Bell MT"/>
        </w:rPr>
      </w:pPr>
      <w:r>
        <w:rPr>
          <w:rFonts w:ascii="Bell MT" w:hAnsi="Bell MT"/>
        </w:rPr>
        <w:t>And after that, we had to start preparing for our final professional examinations.</w:t>
      </w:r>
    </w:p>
    <w:p w14:paraId="0FB61109">
      <w:pPr>
        <w:pStyle w:val="7"/>
        <w:spacing w:line="273" w:lineRule="auto"/>
        <w:jc w:val="both"/>
        <w:rPr>
          <w:rFonts w:ascii="Bell MT" w:hAnsi="Bell MT"/>
        </w:rPr>
      </w:pPr>
      <w:r>
        <w:rPr>
          <w:rFonts w:ascii="Bell MT" w:hAnsi="Bell MT"/>
        </w:rPr>
        <w:t>My group members, Teslimah Alao, Zainab Lawal, Kehinde Sofiat, and Nurse Bimbo and I read for the examinations, hoping we would pass the mock examinations because the last percentage pass for the last RPHN examination was really bad, which got everyone worried.</w:t>
      </w:r>
    </w:p>
    <w:p w14:paraId="5ABD28AF">
      <w:pPr>
        <w:pStyle w:val="7"/>
        <w:spacing w:line="273" w:lineRule="auto"/>
        <w:jc w:val="both"/>
        <w:rPr>
          <w:rFonts w:ascii="Bell MT" w:hAnsi="Bell MT"/>
        </w:rPr>
      </w:pPr>
      <w:r>
        <w:rPr>
          <w:rFonts w:ascii="Bell MT" w:hAnsi="Bell MT"/>
        </w:rPr>
        <w:t xml:space="preserve">So, we needed to </w:t>
      </w:r>
      <w:r>
        <w:rPr>
          <w:rStyle w:val="15"/>
          <w:rFonts w:ascii="Bell MT" w:hAnsi="Bell MT"/>
        </w:rPr>
        <w:t>READ.</w:t>
      </w:r>
    </w:p>
    <w:p w14:paraId="36310F77">
      <w:pPr>
        <w:pStyle w:val="7"/>
        <w:spacing w:line="273" w:lineRule="auto"/>
        <w:jc w:val="both"/>
        <w:rPr>
          <w:rFonts w:ascii="Bell MT" w:hAnsi="Bell MT"/>
        </w:rPr>
      </w:pPr>
      <w:r>
        <w:rPr>
          <w:rFonts w:ascii="Bell MT" w:hAnsi="Bell MT"/>
        </w:rPr>
        <w:t>Study hard.</w:t>
      </w:r>
    </w:p>
    <w:p w14:paraId="288136BF">
      <w:pPr>
        <w:pStyle w:val="7"/>
        <w:spacing w:line="273" w:lineRule="auto"/>
        <w:jc w:val="both"/>
        <w:rPr>
          <w:rFonts w:ascii="Bell MT" w:hAnsi="Bell MT"/>
        </w:rPr>
      </w:pPr>
      <w:r>
        <w:rPr>
          <w:rFonts w:ascii="Bell MT" w:hAnsi="Bell MT"/>
        </w:rPr>
        <w:t>I remember Teslimah Alao and I finishing textbooks from cover to cover for these exams.</w:t>
      </w:r>
    </w:p>
    <w:p w14:paraId="0091177B">
      <w:pPr>
        <w:pStyle w:val="7"/>
        <w:rPr>
          <w:rFonts w:ascii="Bell MT" w:hAnsi="Bell MT"/>
        </w:rPr>
      </w:pPr>
      <w:r>
        <w:rPr>
          <w:rFonts w:ascii="Bell MT" w:hAnsi="Bell MT"/>
        </w:rPr>
        <w:t>When our semester results came out, there was a significant drop in our grades, which made everyone feel bad.</w:t>
      </w:r>
    </w:p>
    <w:p w14:paraId="593E7045">
      <w:pPr>
        <w:pStyle w:val="7"/>
        <w:rPr>
          <w:rFonts w:ascii="Bell MT" w:hAnsi="Bell MT"/>
        </w:rPr>
      </w:pPr>
      <w:r>
        <w:rPr>
          <w:rFonts w:ascii="Bell MT" w:hAnsi="Bell MT"/>
        </w:rPr>
        <w:t>We were all sad!.</w:t>
      </w:r>
    </w:p>
    <w:p w14:paraId="4B65F5D0">
      <w:pPr>
        <w:pStyle w:val="7"/>
        <w:rPr>
          <w:rFonts w:ascii="Bell MT" w:hAnsi="Bell MT"/>
          <w:b/>
          <w:bCs/>
        </w:rPr>
      </w:pPr>
      <w:r>
        <w:rPr>
          <w:rFonts w:ascii="Bell MT" w:hAnsi="Bell MT"/>
          <w:b/>
          <w:bCs/>
        </w:rPr>
        <w:t>Our CGPAs CRASHED.</w:t>
      </w:r>
    </w:p>
    <w:p w14:paraId="2193FD56">
      <w:pPr>
        <w:pStyle w:val="7"/>
        <w:rPr>
          <w:rFonts w:ascii="Bell MT" w:hAnsi="Bell MT"/>
        </w:rPr>
      </w:pPr>
      <w:r>
        <w:rPr>
          <w:rFonts w:ascii="Bell MT" w:hAnsi="Bell MT"/>
        </w:rPr>
        <w:t>It was heartbreaking!</w:t>
      </w:r>
    </w:p>
    <w:p w14:paraId="6B9AA484">
      <w:pPr>
        <w:pStyle w:val="7"/>
        <w:spacing w:line="273" w:lineRule="auto"/>
        <w:jc w:val="both"/>
        <w:rPr>
          <w:rFonts w:ascii="Bell MT" w:hAnsi="Bell MT"/>
        </w:rPr>
      </w:pPr>
      <w:r>
        <w:rPr>
          <w:rFonts w:ascii="Bell MT" w:hAnsi="Bell MT"/>
        </w:rPr>
        <w:t xml:space="preserve">In fact, ehn, the 4.6+ that I thought would rise to something like 4.7+ </w:t>
      </w:r>
      <w:r>
        <w:rPr>
          <w:rStyle w:val="15"/>
          <w:rFonts w:ascii="Bell MT" w:hAnsi="Bell MT"/>
        </w:rPr>
        <w:t>DROPPED.</w:t>
      </w:r>
    </w:p>
    <w:p w14:paraId="64914B72">
      <w:pPr>
        <w:pStyle w:val="7"/>
        <w:spacing w:line="273" w:lineRule="auto"/>
        <w:jc w:val="both"/>
        <w:rPr>
          <w:rFonts w:ascii="Bell MT" w:hAnsi="Bell MT"/>
        </w:rPr>
      </w:pPr>
      <w:r>
        <w:rPr>
          <w:rFonts w:ascii="Bell MT" w:hAnsi="Bell MT"/>
        </w:rPr>
        <w:t>But we picked ourselves up and kept going.</w:t>
      </w:r>
    </w:p>
    <w:p w14:paraId="779D1A59">
      <w:pPr>
        <w:pStyle w:val="7"/>
        <w:spacing w:line="273" w:lineRule="auto"/>
        <w:jc w:val="both"/>
        <w:rPr>
          <w:rFonts w:ascii="Bell MT" w:hAnsi="Bell MT"/>
        </w:rPr>
      </w:pPr>
      <w:r>
        <w:rPr>
          <w:rFonts w:ascii="Bell MT" w:hAnsi="Bell MT"/>
        </w:rPr>
        <w:t>We read for the PHN exams, and around that season again, I went through some emotional roller coaster.</w:t>
      </w:r>
    </w:p>
    <w:p w14:paraId="54ADAB8B">
      <w:pPr>
        <w:pStyle w:val="7"/>
        <w:spacing w:line="273" w:lineRule="auto"/>
        <w:jc w:val="both"/>
        <w:rPr>
          <w:rFonts w:ascii="Bell MT" w:hAnsi="Bell MT"/>
        </w:rPr>
      </w:pPr>
      <w:r>
        <w:rPr>
          <w:rFonts w:ascii="Bell MT" w:hAnsi="Bell MT"/>
        </w:rPr>
        <w:t>But if there’s one thing I’ve learnt from living with nursing students, it is the ability to suppress your emotions.</w:t>
      </w:r>
    </w:p>
    <w:p w14:paraId="44FD2819">
      <w:pPr>
        <w:pStyle w:val="7"/>
        <w:spacing w:line="273" w:lineRule="auto"/>
        <w:ind w:firstLine="120" w:firstLineChars="50"/>
        <w:jc w:val="both"/>
        <w:rPr>
          <w:rFonts w:ascii="Bell MT" w:hAnsi="Bell MT"/>
        </w:rPr>
      </w:pPr>
      <w:r>
        <w:rPr>
          <w:rFonts w:ascii="Bell MT" w:hAnsi="Bell MT"/>
        </w:rPr>
        <w:t>And, I believe It’s not good enough.</w:t>
      </w:r>
    </w:p>
    <w:p w14:paraId="5C94C5CD">
      <w:pPr>
        <w:pStyle w:val="7"/>
        <w:spacing w:line="273" w:lineRule="auto"/>
        <w:jc w:val="both"/>
        <w:rPr>
          <w:rFonts w:ascii="Bell MT" w:hAnsi="Bell MT"/>
        </w:rPr>
      </w:pPr>
      <w:r>
        <w:rPr>
          <w:rFonts w:ascii="Bell MT" w:hAnsi="Bell MT"/>
        </w:rPr>
        <w:t>However, it served as a defense mechanism for us to survive that phase.</w:t>
      </w:r>
    </w:p>
    <w:p w14:paraId="071C5851">
      <w:pPr>
        <w:pStyle w:val="7"/>
        <w:spacing w:line="273" w:lineRule="auto"/>
        <w:jc w:val="both"/>
        <w:rPr>
          <w:rFonts w:ascii="Bell MT" w:hAnsi="Bell MT"/>
        </w:rPr>
      </w:pPr>
      <w:r>
        <w:rPr>
          <w:rFonts w:ascii="Bell MT" w:hAnsi="Bell MT"/>
        </w:rPr>
        <w:t>And Alhamdulillah, my final professional exam results came out and I passed.</w:t>
      </w:r>
    </w:p>
    <w:p w14:paraId="0DB48E7C">
      <w:pPr>
        <w:pStyle w:val="7"/>
        <w:spacing w:line="273" w:lineRule="auto"/>
        <w:jc w:val="both"/>
        <w:rPr>
          <w:rFonts w:ascii="Bell MT" w:hAnsi="Bell MT"/>
        </w:rPr>
      </w:pPr>
      <w:r>
        <w:rPr>
          <w:rFonts w:ascii="Bell MT" w:hAnsi="Bell MT"/>
        </w:rPr>
        <w:t>Then I started thinking about how, during almost every examination, one thing or another seemed to happen, yet I still triumphed. Somehow, I always came out better than I had imagined. Looking back, I’m deeply grateful for Allah’s protection and mercy throughout the journey.</w:t>
      </w:r>
    </w:p>
    <w:p w14:paraId="5A5CCC1F">
      <w:pPr>
        <w:pStyle w:val="7"/>
        <w:spacing w:line="273" w:lineRule="auto"/>
        <w:jc w:val="both"/>
        <w:rPr>
          <w:rFonts w:ascii="Bell MT" w:hAnsi="Bell MT"/>
        </w:rPr>
      </w:pPr>
      <w:r>
        <w:rPr>
          <w:rFonts w:ascii="Bell MT" w:hAnsi="Bell MT"/>
        </w:rPr>
        <w:t>Alhamdulillah.</w:t>
      </w:r>
    </w:p>
    <w:p w14:paraId="1E1657D5">
      <w:pPr>
        <w:pStyle w:val="7"/>
        <w:spacing w:line="273" w:lineRule="auto"/>
        <w:jc w:val="both"/>
        <w:rPr>
          <w:rFonts w:ascii="Bell MT" w:hAnsi="Bell MT"/>
        </w:rPr>
      </w:pPr>
      <w:r>
        <w:rPr>
          <w:rFonts w:ascii="Bell MT" w:hAnsi="Bell MT"/>
        </w:rPr>
        <w:t>Now, the battle of the final semester.</w:t>
      </w:r>
    </w:p>
    <w:p w14:paraId="67EAC1CE">
      <w:pPr>
        <w:pStyle w:val="7"/>
        <w:spacing w:line="273" w:lineRule="auto"/>
        <w:jc w:val="both"/>
        <w:rPr>
          <w:rFonts w:ascii="Bell MT" w:hAnsi="Bell MT"/>
        </w:rPr>
      </w:pPr>
      <w:r>
        <w:rPr>
          <w:rFonts w:ascii="Bell MT" w:hAnsi="Bell MT"/>
        </w:rPr>
        <w:t>My grades.</w:t>
      </w:r>
    </w:p>
    <w:p w14:paraId="44E31FC0">
      <w:pPr>
        <w:pStyle w:val="7"/>
        <w:spacing w:line="273" w:lineRule="auto"/>
        <w:jc w:val="both"/>
        <w:rPr>
          <w:rFonts w:ascii="Bell MT" w:hAnsi="Bell MT"/>
        </w:rPr>
      </w:pPr>
      <w:r>
        <w:rPr>
          <w:rFonts w:ascii="Bell MT" w:hAnsi="Bell MT"/>
        </w:rPr>
        <w:t>My hope to graduate with a First Class.</w:t>
      </w:r>
    </w:p>
    <w:p w14:paraId="31D572E9">
      <w:pPr>
        <w:pStyle w:val="7"/>
        <w:spacing w:line="273" w:lineRule="auto"/>
        <w:jc w:val="both"/>
        <w:rPr>
          <w:rFonts w:ascii="Bell MT" w:hAnsi="Bell MT"/>
        </w:rPr>
      </w:pPr>
      <w:r>
        <w:rPr>
          <w:rFonts w:ascii="Bell MT" w:hAnsi="Bell MT"/>
        </w:rPr>
        <w:t>I didn’t want it to just be a dream.</w:t>
      </w:r>
    </w:p>
    <w:p w14:paraId="45F7628C">
      <w:pPr>
        <w:pStyle w:val="7"/>
        <w:spacing w:line="273" w:lineRule="auto"/>
        <w:jc w:val="both"/>
        <w:rPr>
          <w:rFonts w:ascii="Bell MT" w:hAnsi="Bell MT"/>
        </w:rPr>
      </w:pPr>
      <w:r>
        <w:rPr>
          <w:rFonts w:ascii="Bell MT" w:hAnsi="Bell MT"/>
        </w:rPr>
        <w:t>It had to come to pass.</w:t>
      </w:r>
    </w:p>
    <w:p w14:paraId="73AEB376">
      <w:pPr>
        <w:pStyle w:val="7"/>
        <w:spacing w:line="273" w:lineRule="auto"/>
        <w:jc w:val="both"/>
        <w:rPr>
          <w:rFonts w:ascii="Bell MT" w:hAnsi="Bell MT"/>
        </w:rPr>
      </w:pPr>
      <w:r>
        <w:rPr>
          <w:rFonts w:ascii="Bell MT" w:hAnsi="Bell MT"/>
        </w:rPr>
        <w:t>So, I gave it my all.</w:t>
      </w:r>
    </w:p>
    <w:p w14:paraId="0DAFD552">
      <w:pPr>
        <w:pStyle w:val="7"/>
        <w:spacing w:line="273" w:lineRule="auto"/>
        <w:jc w:val="both"/>
        <w:rPr>
          <w:rFonts w:ascii="Bell MT" w:hAnsi="Bell MT"/>
        </w:rPr>
      </w:pPr>
      <w:r>
        <w:rPr>
          <w:rFonts w:ascii="Bell MT" w:hAnsi="Bell MT"/>
        </w:rPr>
        <w:t>Even when it was uncomfortable, I still pushed through.</w:t>
      </w:r>
    </w:p>
    <w:p w14:paraId="13ECADD0">
      <w:pPr>
        <w:pStyle w:val="7"/>
        <w:spacing w:line="273" w:lineRule="auto"/>
        <w:jc w:val="both"/>
        <w:rPr>
          <w:rFonts w:ascii="Bell MT" w:hAnsi="Bell MT"/>
        </w:rPr>
      </w:pPr>
      <w:r>
        <w:rPr>
          <w:rFonts w:ascii="Bell MT" w:hAnsi="Bell MT"/>
        </w:rPr>
        <w:t>I planned for my project defence.</w:t>
      </w:r>
    </w:p>
    <w:p w14:paraId="364B0A40">
      <w:pPr>
        <w:pStyle w:val="7"/>
        <w:spacing w:line="273" w:lineRule="auto"/>
        <w:jc w:val="both"/>
        <w:rPr>
          <w:rFonts w:ascii="Bell MT" w:hAnsi="Bell MT"/>
        </w:rPr>
      </w:pPr>
      <w:r>
        <w:rPr>
          <w:rFonts w:ascii="Bell MT" w:hAnsi="Bell MT"/>
        </w:rPr>
        <w:t>I made sure I had printed all my notes.</w:t>
      </w:r>
    </w:p>
    <w:p w14:paraId="4C2310E9">
      <w:pPr>
        <w:pStyle w:val="7"/>
        <w:spacing w:line="273" w:lineRule="auto"/>
        <w:jc w:val="both"/>
        <w:rPr>
          <w:rFonts w:ascii="Bell MT" w:hAnsi="Bell MT"/>
        </w:rPr>
      </w:pPr>
      <w:r>
        <w:rPr>
          <w:rFonts w:ascii="Bell MT" w:hAnsi="Bell MT"/>
        </w:rPr>
        <w:t>Yes.</w:t>
      </w:r>
    </w:p>
    <w:p w14:paraId="2DAEBB31">
      <w:pPr>
        <w:pStyle w:val="7"/>
        <w:spacing w:line="273" w:lineRule="auto"/>
        <w:rPr>
          <w:rFonts w:ascii="Bell MT" w:hAnsi="Bell MT"/>
        </w:rPr>
      </w:pPr>
      <w:r>
        <w:rPr>
          <w:rFonts w:ascii="Bell MT" w:hAnsi="Bell MT"/>
        </w:rPr>
        <w:t>I can’t read on my laptop, neither can I read on my phone.</w:t>
      </w:r>
    </w:p>
    <w:p w14:paraId="4159D396">
      <w:pPr>
        <w:spacing w:after="100" w:afterAutospacing="1"/>
        <w:rPr>
          <w:rFonts w:ascii="Bell MT" w:hAnsi="Bell MT" w:cs="Times New Roman"/>
          <w:sz w:val="24"/>
          <w:szCs w:val="24"/>
        </w:rPr>
      </w:pPr>
      <w:r>
        <w:rPr>
          <w:rFonts w:ascii="Bell MT" w:hAnsi="Bell MT" w:cs="Times New Roman"/>
          <w:sz w:val="24"/>
          <w:szCs w:val="24"/>
        </w:rPr>
        <w:t xml:space="preserve">I have always printed my handouts since my first year of university. </w:t>
      </w:r>
      <w:r>
        <w:rPr>
          <w:rFonts w:ascii="Bell MT" w:hAnsi="Bell MT" w:cs="Times New Roman"/>
          <w:b/>
          <w:bCs/>
          <w:sz w:val="24"/>
          <w:szCs w:val="24"/>
        </w:rPr>
        <w:t>ALWAYS!</w:t>
      </w:r>
    </w:p>
    <w:p w14:paraId="421A7155">
      <w:pPr>
        <w:pStyle w:val="7"/>
        <w:spacing w:line="273" w:lineRule="auto"/>
        <w:rPr>
          <w:rFonts w:ascii="Bell MT" w:hAnsi="Bell MT"/>
        </w:rPr>
      </w:pPr>
      <w:r>
        <w:rPr>
          <w:rFonts w:ascii="Bell MT" w:hAnsi="Bell MT"/>
        </w:rPr>
        <w:t>After the final examinations, we had to go for another one-week posting.</w:t>
      </w:r>
    </w:p>
    <w:p w14:paraId="368A274B">
      <w:pPr>
        <w:pStyle w:val="7"/>
        <w:spacing w:line="273" w:lineRule="auto"/>
        <w:rPr>
          <w:rFonts w:ascii="Bell MT" w:hAnsi="Bell MT"/>
        </w:rPr>
      </w:pPr>
      <w:r>
        <w:rPr>
          <w:rFonts w:ascii="Bell MT" w:hAnsi="Bell MT"/>
        </w:rPr>
        <w:t>It was even beginning to look like this period would never end.</w:t>
      </w:r>
    </w:p>
    <w:p w14:paraId="7F04717F">
      <w:pPr>
        <w:pStyle w:val="7"/>
        <w:spacing w:line="273" w:lineRule="auto"/>
        <w:rPr>
          <w:rFonts w:ascii="Bell MT" w:hAnsi="Bell MT"/>
        </w:rPr>
      </w:pPr>
      <w:r>
        <w:rPr>
          <w:rFonts w:ascii="Bell MT" w:hAnsi="Bell MT"/>
        </w:rPr>
        <w:t xml:space="preserve">From one thing to another, we eventually finished our clinical posting and did our </w:t>
      </w:r>
      <w:r>
        <w:rPr>
          <w:rStyle w:val="15"/>
          <w:rFonts w:ascii="Bell MT" w:hAnsi="Bell MT"/>
        </w:rPr>
        <w:t>hospital final examinations</w:t>
      </w:r>
      <w:r>
        <w:rPr>
          <w:rFonts w:ascii="Bell MT" w:hAnsi="Bell MT"/>
        </w:rPr>
        <w:t>.</w:t>
      </w:r>
    </w:p>
    <w:p w14:paraId="16A0EB87">
      <w:pPr>
        <w:pStyle w:val="7"/>
        <w:spacing w:line="273" w:lineRule="auto"/>
        <w:rPr>
          <w:rFonts w:ascii="Bell MT" w:hAnsi="Bell MT"/>
        </w:rPr>
      </w:pPr>
      <w:r>
        <w:rPr>
          <w:rFonts w:ascii="Bell MT" w:hAnsi="Bell MT"/>
        </w:rPr>
        <w:t>That was the first time we did it, though.</w:t>
      </w:r>
    </w:p>
    <w:p w14:paraId="2A8BC9BD">
      <w:pPr>
        <w:pStyle w:val="7"/>
        <w:spacing w:line="273" w:lineRule="auto"/>
        <w:rPr>
          <w:rFonts w:ascii="Bell MT" w:hAnsi="Bell MT"/>
        </w:rPr>
      </w:pPr>
      <w:r>
        <w:rPr>
          <w:rFonts w:ascii="Bell MT" w:hAnsi="Bell MT"/>
        </w:rPr>
        <w:t>It was a way of exposing us to real patients instead of using Mr Jones in school.</w:t>
      </w:r>
    </w:p>
    <w:p w14:paraId="539FEC1A">
      <w:pPr>
        <w:pStyle w:val="7"/>
        <w:spacing w:line="273" w:lineRule="auto"/>
        <w:rPr>
          <w:rFonts w:ascii="Bell MT" w:hAnsi="Bell MT"/>
        </w:rPr>
      </w:pPr>
      <w:r>
        <w:rPr>
          <w:rFonts w:ascii="Bell MT" w:hAnsi="Bell MT"/>
        </w:rPr>
        <w:t>Then came my project defense.</w:t>
      </w:r>
    </w:p>
    <w:p w14:paraId="4706DC15">
      <w:pPr>
        <w:pStyle w:val="7"/>
        <w:spacing w:line="273" w:lineRule="auto"/>
        <w:rPr>
          <w:rFonts w:ascii="Bell MT" w:hAnsi="Bell MT"/>
        </w:rPr>
      </w:pPr>
      <w:r>
        <w:rPr>
          <w:rFonts w:ascii="Bell MT" w:hAnsi="Bell MT"/>
        </w:rPr>
        <w:t>And after that, we got our results.</w:t>
      </w:r>
    </w:p>
    <w:p w14:paraId="3543E874">
      <w:pPr>
        <w:pStyle w:val="7"/>
        <w:spacing w:line="273" w:lineRule="auto"/>
        <w:rPr>
          <w:rFonts w:ascii="Bell MT" w:hAnsi="Bell MT"/>
        </w:rPr>
      </w:pPr>
      <w:r>
        <w:rPr>
          <w:rFonts w:ascii="Bell MT" w:hAnsi="Bell MT"/>
        </w:rPr>
        <w:t>And I eventually finished with a CGPA of 4.59.</w:t>
      </w:r>
    </w:p>
    <w:p w14:paraId="65DB895F">
      <w:pPr>
        <w:pStyle w:val="7"/>
        <w:spacing w:line="273" w:lineRule="auto"/>
        <w:rPr>
          <w:rFonts w:ascii="Bell MT" w:hAnsi="Bell MT"/>
        </w:rPr>
      </w:pPr>
      <w:r>
        <w:rPr>
          <w:rFonts w:ascii="Bell MT" w:hAnsi="Bell MT"/>
        </w:rPr>
        <w:t>I made it through.</w:t>
      </w:r>
    </w:p>
    <w:p w14:paraId="40591F31">
      <w:pPr>
        <w:pStyle w:val="7"/>
        <w:spacing w:line="273" w:lineRule="auto"/>
        <w:rPr>
          <w:rFonts w:ascii="Bell MT" w:hAnsi="Bell MT"/>
        </w:rPr>
      </w:pPr>
      <w:r>
        <w:rPr>
          <w:rFonts w:ascii="Bell MT" w:hAnsi="Bell MT"/>
        </w:rPr>
        <w:t>Not perfectly</w:t>
      </w:r>
    </w:p>
    <w:p w14:paraId="138DB8AB">
      <w:pPr>
        <w:pStyle w:val="7"/>
        <w:spacing w:line="273" w:lineRule="auto"/>
        <w:rPr>
          <w:rFonts w:ascii="Bell MT" w:hAnsi="Bell MT"/>
        </w:rPr>
      </w:pPr>
      <w:r>
        <w:rPr>
          <w:rFonts w:ascii="Bell MT" w:hAnsi="Bell MT"/>
        </w:rPr>
        <w:t>Not without setbacks.</w:t>
      </w:r>
    </w:p>
    <w:p w14:paraId="1AF706C7">
      <w:pPr>
        <w:pStyle w:val="7"/>
        <w:spacing w:line="273" w:lineRule="auto"/>
        <w:rPr>
          <w:rFonts w:ascii="Bell MT" w:hAnsi="Bell MT"/>
        </w:rPr>
      </w:pPr>
      <w:r>
        <w:rPr>
          <w:rFonts w:ascii="Bell MT" w:hAnsi="Bell MT"/>
        </w:rPr>
        <w:t>Not without watching my CGPA fall.</w:t>
      </w:r>
    </w:p>
    <w:p w14:paraId="258971CE">
      <w:pPr>
        <w:pStyle w:val="7"/>
        <w:spacing w:line="273" w:lineRule="auto"/>
        <w:rPr>
          <w:rFonts w:ascii="Bell MT" w:hAnsi="Bell MT"/>
        </w:rPr>
      </w:pPr>
      <w:r>
        <w:rPr>
          <w:rFonts w:ascii="Bell MT" w:hAnsi="Bell MT"/>
        </w:rPr>
        <w:t xml:space="preserve">Not without wondering if the First Class dream was still possible. </w:t>
      </w:r>
    </w:p>
    <w:p w14:paraId="776C63AD">
      <w:pPr>
        <w:spacing w:after="200" w:line="276" w:lineRule="auto"/>
        <w:rPr>
          <w:rFonts w:ascii="Bell MT" w:hAnsi="Bell MT" w:eastAsia="Calibri" w:cs="Times New Roman"/>
          <w:b/>
          <w:bCs/>
          <w:sz w:val="24"/>
          <w:szCs w:val="24"/>
          <w:lang w:val="en"/>
        </w:rPr>
      </w:pPr>
      <w:r>
        <w:rPr>
          <w:rFonts w:ascii="Bell MT" w:hAnsi="Bell MT" w:eastAsia="Calibri" w:cs="Times New Roman"/>
          <w:sz w:val="24"/>
          <w:szCs w:val="24"/>
          <w:lang w:val="en"/>
        </w:rPr>
        <w:t>And then, somehow, the day I had prayed for, cried over, worked towards, and dared to hope for finally arrived</w:t>
      </w:r>
      <w:r>
        <w:rPr>
          <w:rFonts w:ascii="Bell MT" w:hAnsi="Bell MT" w:eastAsia="Calibri" w:cs="Times New Roman"/>
          <w:sz w:val="24"/>
          <w:szCs w:val="24"/>
        </w:rPr>
        <w:t xml:space="preserve">: </w:t>
      </w:r>
      <w:r>
        <w:rPr>
          <w:rFonts w:ascii="Bell MT" w:hAnsi="Bell MT" w:eastAsia="Calibri" w:cs="Times New Roman"/>
          <w:b/>
          <w:bCs/>
          <w:sz w:val="24"/>
          <w:szCs w:val="24"/>
          <w:lang w:val="en"/>
        </w:rPr>
        <w:t>I graduated with First Class Honours, three professional certifications, and three published papers.</w:t>
      </w:r>
    </w:p>
    <w:p w14:paraId="502D534C">
      <w:pPr>
        <w:pStyle w:val="7"/>
        <w:spacing w:line="273" w:lineRule="auto"/>
        <w:rPr>
          <w:rFonts w:ascii="Bell MT" w:hAnsi="Bell MT" w:eastAsia="Calibri"/>
          <w:lang w:val="en"/>
        </w:rPr>
      </w:pPr>
      <w:r>
        <w:rPr>
          <w:rFonts w:ascii="Bell MT" w:hAnsi="Bell MT" w:eastAsia="Calibri"/>
          <w:lang w:val="en"/>
        </w:rPr>
        <w:t xml:space="preserve">This </w:t>
      </w:r>
      <w:r>
        <w:rPr>
          <w:rFonts w:ascii="Bell MT" w:hAnsi="Bell MT" w:eastAsia="Calibri"/>
        </w:rPr>
        <w:t xml:space="preserve">has been a </w:t>
      </w:r>
      <w:r>
        <w:rPr>
          <w:rFonts w:ascii="Bell MT" w:hAnsi="Bell MT" w:eastAsia="Calibri"/>
          <w:lang w:val="en"/>
        </w:rPr>
        <w:t>journey</w:t>
      </w:r>
      <w:r>
        <w:rPr>
          <w:rFonts w:ascii="Bell MT" w:hAnsi="Bell MT" w:eastAsia="Calibri"/>
        </w:rPr>
        <w:t xml:space="preserve"> that</w:t>
      </w:r>
      <w:r>
        <w:rPr>
          <w:rFonts w:ascii="Bell MT" w:hAnsi="Bell MT" w:eastAsia="Calibri"/>
          <w:lang w:val="en"/>
        </w:rPr>
        <w:t xml:space="preserve"> tested me, shaped me, and ultimately rewarded me with a triumph I will forever cherish!</w:t>
      </w:r>
    </w:p>
    <w:p w14:paraId="4C6C06BB">
      <w:pPr>
        <w:pStyle w:val="7"/>
        <w:spacing w:line="273" w:lineRule="auto"/>
        <w:rPr>
          <w:rFonts w:ascii="Bell MT" w:hAnsi="Bell MT"/>
        </w:rPr>
      </w:pPr>
      <w:r>
        <w:rPr>
          <w:rFonts w:ascii="Bell MT" w:hAnsi="Bell MT"/>
        </w:rPr>
        <w:t>Alhamdulillah.</w:t>
      </w:r>
    </w:p>
    <w:p w14:paraId="1E869B1F">
      <w:pPr>
        <w:spacing w:after="140"/>
        <w:rPr>
          <w:rFonts w:ascii="Bell MT" w:hAnsi="Bell MT" w:cs="Times New Roman"/>
          <w:sz w:val="24"/>
          <w:szCs w:val="24"/>
        </w:rPr>
      </w:pPr>
      <w:r>
        <w:rPr>
          <w:rFonts w:ascii="Bell MT" w:hAnsi="Bell MT" w:cs="Times New Roman"/>
          <w:sz w:val="24"/>
          <w:szCs w:val="24"/>
        </w:rPr>
        <w:t xml:space="preserve"> </w:t>
      </w:r>
    </w:p>
    <w:p w14:paraId="0491F313">
      <w:pPr>
        <w:spacing w:after="140"/>
        <w:rPr>
          <w:rFonts w:ascii="Bell MT" w:hAnsi="Bell MT" w:cs="Times New Roman"/>
          <w:sz w:val="24"/>
          <w:szCs w:val="24"/>
        </w:rPr>
      </w:pPr>
      <w:r>
        <w:rPr>
          <w:rFonts w:ascii="Bell MT" w:hAnsi="Bell MT" w:cs="Times New Roman"/>
          <w:sz w:val="24"/>
          <w:szCs w:val="24"/>
        </w:rPr>
        <w:t xml:space="preserve"> </w:t>
      </w:r>
    </w:p>
    <w:p w14:paraId="08FA7A3E">
      <w:pPr>
        <w:spacing w:after="140"/>
        <w:rPr>
          <w:rFonts w:ascii="Bell MT" w:hAnsi="Bell MT" w:cs="Times New Roman"/>
          <w:sz w:val="24"/>
          <w:szCs w:val="24"/>
        </w:rPr>
      </w:pPr>
    </w:p>
    <w:p w14:paraId="37051A3A">
      <w:pPr>
        <w:spacing w:after="140"/>
        <w:rPr>
          <w:rFonts w:ascii="Bell MT" w:hAnsi="Bell MT" w:cs="Times New Roman"/>
          <w:sz w:val="24"/>
          <w:szCs w:val="24"/>
        </w:rPr>
      </w:pPr>
    </w:p>
    <w:p w14:paraId="2B0D6895">
      <w:pPr>
        <w:spacing w:after="140"/>
        <w:rPr>
          <w:rFonts w:ascii="Bell MT" w:hAnsi="Bell MT" w:cs="Times New Roman"/>
          <w:sz w:val="24"/>
          <w:szCs w:val="24"/>
        </w:rPr>
      </w:pPr>
    </w:p>
    <w:p w14:paraId="57B46861">
      <w:pPr>
        <w:spacing w:after="140"/>
        <w:rPr>
          <w:rFonts w:ascii="Bell MT" w:hAnsi="Bell MT" w:cs="Times New Roman"/>
          <w:sz w:val="24"/>
          <w:szCs w:val="24"/>
        </w:rPr>
      </w:pPr>
    </w:p>
    <w:p w14:paraId="6B261031">
      <w:pPr>
        <w:spacing w:after="140"/>
        <w:rPr>
          <w:rFonts w:ascii="Bell MT" w:hAnsi="Bell MT" w:cs="Times New Roman"/>
          <w:sz w:val="24"/>
          <w:szCs w:val="24"/>
        </w:rPr>
      </w:pPr>
    </w:p>
    <w:p w14:paraId="3639246E">
      <w:pPr>
        <w:spacing w:after="140"/>
        <w:rPr>
          <w:rFonts w:ascii="Bell MT" w:hAnsi="Bell MT" w:cs="Times New Roman"/>
          <w:sz w:val="24"/>
          <w:szCs w:val="24"/>
        </w:rPr>
      </w:pPr>
    </w:p>
    <w:p w14:paraId="41F3BBC2">
      <w:pPr>
        <w:spacing w:after="140"/>
        <w:rPr>
          <w:ins w:id="0" w:author="MY PC" w:date="2026-10-09T19:44:00Z"/>
          <w:rFonts w:ascii="Bell MT" w:hAnsi="Bell MT" w:cs="Times New Roman"/>
          <w:sz w:val="24"/>
          <w:szCs w:val="24"/>
        </w:rPr>
      </w:pPr>
    </w:p>
    <w:p w14:paraId="752FC596">
      <w:pPr>
        <w:spacing w:after="140"/>
        <w:rPr>
          <w:rFonts w:ascii="Bell MT" w:hAnsi="Bell MT" w:cs="Times New Roman"/>
          <w:sz w:val="24"/>
          <w:szCs w:val="24"/>
        </w:rPr>
      </w:pPr>
    </w:p>
    <w:p w14:paraId="38FC6E43">
      <w:pPr>
        <w:spacing w:after="140"/>
        <w:rPr>
          <w:rFonts w:ascii="Bell MT" w:hAnsi="Bell MT" w:cs="Times New Roman"/>
          <w:sz w:val="24"/>
          <w:szCs w:val="24"/>
        </w:rPr>
      </w:pPr>
    </w:p>
    <w:p w14:paraId="5D388293">
      <w:pPr>
        <w:spacing w:after="140"/>
        <w:rPr>
          <w:rFonts w:ascii="Bell MT" w:hAnsi="Bell MT" w:cs="Times New Roman"/>
          <w:sz w:val="24"/>
          <w:szCs w:val="24"/>
        </w:rPr>
      </w:pPr>
    </w:p>
    <w:p w14:paraId="28D96F8A">
      <w:pPr>
        <w:spacing w:after="140"/>
        <w:rPr>
          <w:rFonts w:ascii="Bell MT" w:hAnsi="Bell MT" w:cs="Times New Roman"/>
          <w:sz w:val="24"/>
          <w:szCs w:val="24"/>
        </w:rPr>
      </w:pPr>
    </w:p>
    <w:p w14:paraId="762DE5EB">
      <w:pPr>
        <w:spacing w:after="140"/>
        <w:rPr>
          <w:rFonts w:ascii="Bell MT" w:hAnsi="Bell MT" w:cs="Times New Roman"/>
          <w:sz w:val="24"/>
          <w:szCs w:val="24"/>
        </w:rPr>
      </w:pPr>
    </w:p>
    <w:p w14:paraId="3E693D13">
      <w:pPr>
        <w:spacing w:after="140"/>
        <w:rPr>
          <w:rFonts w:ascii="Bell MT" w:hAnsi="Bell MT" w:cs="Times New Roman"/>
          <w:b/>
          <w:bCs/>
          <w:sz w:val="24"/>
          <w:szCs w:val="24"/>
        </w:rPr>
      </w:pPr>
      <w:r>
        <w:rPr>
          <w:rFonts w:ascii="Bell MT" w:hAnsi="Bell MT" w:cs="Times New Roman"/>
          <w:b/>
          <w:bCs/>
          <w:sz w:val="24"/>
          <w:szCs w:val="24"/>
        </w:rPr>
        <w:t xml:space="preserve"> </w:t>
      </w:r>
    </w:p>
    <w:p w14:paraId="1E6DE456">
      <w:pPr>
        <w:rPr>
          <w:rFonts w:ascii="Bell MT" w:hAnsi="Bell MT" w:cs="Times New Roman"/>
          <w:b/>
          <w:bCs/>
          <w:sz w:val="24"/>
          <w:szCs w:val="24"/>
        </w:rPr>
      </w:pPr>
    </w:p>
    <w:p w14:paraId="0C936E09">
      <w:pPr>
        <w:jc w:val="center"/>
        <w:rPr>
          <w:rFonts w:ascii="Bell MT" w:hAnsi="Bell MT" w:cs="Times New Roman"/>
          <w:b/>
          <w:bCs/>
          <w:sz w:val="24"/>
          <w:szCs w:val="24"/>
        </w:rPr>
      </w:pPr>
      <w:r>
        <w:rPr>
          <w:rFonts w:ascii="Bell MT" w:hAnsi="Bell MT" w:cs="Times New Roman"/>
          <w:b/>
          <w:bCs/>
          <w:sz w:val="24"/>
          <w:szCs w:val="24"/>
        </w:rPr>
        <w:t>EPILOGUE</w:t>
      </w:r>
    </w:p>
    <w:p w14:paraId="26C7F310">
      <w:pPr>
        <w:jc w:val="center"/>
        <w:rPr>
          <w:rFonts w:ascii="Bell MT" w:hAnsi="Bell MT" w:cs="Times New Roman"/>
          <w:b/>
          <w:bCs/>
          <w:sz w:val="24"/>
          <w:szCs w:val="24"/>
        </w:rPr>
      </w:pPr>
      <w:r>
        <w:rPr>
          <w:rFonts w:ascii="Bell MT" w:hAnsi="Bell MT" w:cs="Times New Roman"/>
          <w:b/>
          <w:bCs/>
          <w:sz w:val="24"/>
          <w:szCs w:val="24"/>
        </w:rPr>
        <w:t>AND THEN, IT ALL MADE SENSE</w:t>
      </w:r>
    </w:p>
    <w:p w14:paraId="1482C544">
      <w:pPr>
        <w:pStyle w:val="7"/>
        <w:spacing w:line="273" w:lineRule="auto"/>
        <w:jc w:val="both"/>
        <w:rPr>
          <w:rFonts w:ascii="Bell MT" w:hAnsi="Bell MT"/>
        </w:rPr>
      </w:pPr>
      <w:r>
        <w:rPr>
          <w:rFonts w:ascii="Bell MT" w:hAnsi="Bell MT"/>
        </w:rPr>
        <w:t>After all the remedial classes in junior secondary school, the woeful results in senior secondary school, five UTME attempts, the insults I endured, IELTS, and several applications just to gain admission; after the seemingly unending clinical postings, the daunting professional examinations, leadership positions, and everything in between, they all led me to this moment.</w:t>
      </w:r>
    </w:p>
    <w:p w14:paraId="61E3DA78">
      <w:pPr>
        <w:pStyle w:val="7"/>
        <w:spacing w:line="273" w:lineRule="auto"/>
        <w:rPr>
          <w:rFonts w:ascii="Bell MT" w:hAnsi="Bell MT"/>
        </w:rPr>
      </w:pPr>
      <w:r>
        <w:rPr>
          <w:rFonts w:ascii="Bell MT" w:hAnsi="Bell MT"/>
        </w:rPr>
        <w:t>This very moment.</w:t>
      </w:r>
    </w:p>
    <w:p w14:paraId="0D67DF33">
      <w:pPr>
        <w:pStyle w:val="7"/>
        <w:spacing w:line="273" w:lineRule="auto"/>
        <w:rPr>
          <w:rFonts w:ascii="Bell MT" w:hAnsi="Bell MT"/>
        </w:rPr>
      </w:pPr>
      <w:r>
        <w:rPr>
          <w:rFonts w:ascii="Bell MT" w:hAnsi="Bell MT"/>
        </w:rPr>
        <w:t xml:space="preserve">Passing my professional examinations finishing with a </w:t>
      </w:r>
      <w:r>
        <w:rPr>
          <w:rStyle w:val="15"/>
          <w:rFonts w:ascii="Bell MT" w:hAnsi="Bell MT"/>
        </w:rPr>
        <w:t>FIRST CLASS HONOURS</w:t>
      </w:r>
      <w:r>
        <w:rPr>
          <w:rFonts w:ascii="Bell MT" w:hAnsi="Bell MT"/>
        </w:rPr>
        <w:t>.</w:t>
      </w:r>
    </w:p>
    <w:p w14:paraId="5424B175">
      <w:pPr>
        <w:pStyle w:val="7"/>
        <w:spacing w:line="273" w:lineRule="auto"/>
        <w:rPr>
          <w:rFonts w:ascii="Bell MT" w:hAnsi="Bell MT"/>
        </w:rPr>
      </w:pPr>
      <w:r>
        <w:rPr>
          <w:rFonts w:ascii="Bell MT" w:hAnsi="Bell MT"/>
        </w:rPr>
        <w:t>Something I once thought was impossible.</w:t>
      </w:r>
    </w:p>
    <w:p w14:paraId="5A48B2FF">
      <w:pPr>
        <w:pStyle w:val="7"/>
        <w:spacing w:line="273" w:lineRule="auto"/>
        <w:rPr>
          <w:rFonts w:ascii="Bell MT" w:hAnsi="Bell MT"/>
        </w:rPr>
      </w:pPr>
      <w:r>
        <w:rPr>
          <w:rFonts w:ascii="Bell MT" w:hAnsi="Bell MT"/>
        </w:rPr>
        <w:t>Something I thought was meant only for the “smart kids.”</w:t>
      </w:r>
    </w:p>
    <w:p w14:paraId="69E514DE">
      <w:pPr>
        <w:pStyle w:val="7"/>
        <w:spacing w:line="273" w:lineRule="auto"/>
        <w:rPr>
          <w:rFonts w:ascii="Bell MT" w:hAnsi="Bell MT"/>
        </w:rPr>
      </w:pPr>
      <w:r>
        <w:rPr>
          <w:rFonts w:ascii="Bell MT" w:hAnsi="Bell MT"/>
        </w:rPr>
        <w:t>But here I am.</w:t>
      </w:r>
    </w:p>
    <w:p w14:paraId="587E1A7F">
      <w:pPr>
        <w:pStyle w:val="7"/>
        <w:spacing w:line="273" w:lineRule="auto"/>
        <w:rPr>
          <w:rFonts w:ascii="Bell MT" w:hAnsi="Bell MT"/>
        </w:rPr>
      </w:pPr>
      <w:r>
        <w:rPr>
          <w:rFonts w:ascii="Bell MT" w:hAnsi="Bell MT"/>
        </w:rPr>
        <w:t>“And then, it all made sense.”</w:t>
      </w:r>
    </w:p>
    <w:p w14:paraId="23AA01E8">
      <w:pPr>
        <w:pStyle w:val="7"/>
        <w:spacing w:line="273" w:lineRule="auto"/>
        <w:rPr>
          <w:rFonts w:ascii="Bell MT" w:hAnsi="Bell MT"/>
        </w:rPr>
      </w:pPr>
      <w:r>
        <w:rPr>
          <w:rFonts w:ascii="Bell MT" w:hAnsi="Bell MT"/>
        </w:rPr>
        <w:t>When I hear people say that graduating with a First Class is for the brightest kids, or that you have to be a scholar, an exceptional being, or someone who has known since their first day on planet Earth that they are a “bright kid,” I simply nod my head.</w:t>
      </w:r>
    </w:p>
    <w:p w14:paraId="0676DA66">
      <w:pPr>
        <w:pStyle w:val="7"/>
        <w:spacing w:line="273" w:lineRule="auto"/>
        <w:rPr>
          <w:rFonts w:ascii="Bell MT" w:hAnsi="Bell MT"/>
        </w:rPr>
      </w:pPr>
      <w:r>
        <w:rPr>
          <w:rFonts w:ascii="Bell MT" w:hAnsi="Bell MT"/>
        </w:rPr>
        <w:t>Because that’s not my story.</w:t>
      </w:r>
    </w:p>
    <w:p w14:paraId="7C9A9E95">
      <w:pPr>
        <w:pStyle w:val="7"/>
        <w:spacing w:line="273" w:lineRule="auto"/>
        <w:rPr>
          <w:rFonts w:ascii="Bell MT" w:hAnsi="Bell MT"/>
        </w:rPr>
      </w:pPr>
      <w:r>
        <w:rPr>
          <w:rFonts w:ascii="Bell MT" w:hAnsi="Bell MT"/>
        </w:rPr>
        <w:t>Mine was a series of challenges.</w:t>
      </w:r>
    </w:p>
    <w:p w14:paraId="3237D744">
      <w:pPr>
        <w:pStyle w:val="7"/>
        <w:spacing w:line="273" w:lineRule="auto"/>
        <w:rPr>
          <w:rFonts w:ascii="Bell MT" w:hAnsi="Bell MT"/>
        </w:rPr>
      </w:pPr>
      <w:r>
        <w:rPr>
          <w:rFonts w:ascii="Bell MT" w:hAnsi="Bell MT"/>
        </w:rPr>
        <w:t>I remember learning in Biology that two things influence how we live as human beings: heredity and environment.</w:t>
      </w:r>
    </w:p>
    <w:p w14:paraId="1C9420A7">
      <w:pPr>
        <w:pStyle w:val="7"/>
        <w:spacing w:line="273" w:lineRule="auto"/>
        <w:rPr>
          <w:rFonts w:ascii="Bell MT" w:hAnsi="Bell MT"/>
        </w:rPr>
      </w:pPr>
      <w:r>
        <w:rPr>
          <w:rFonts w:ascii="Bell MT" w:hAnsi="Bell MT"/>
        </w:rPr>
        <w:t>And I must say, mine was greatly influenced by my environment.</w:t>
      </w:r>
    </w:p>
    <w:p w14:paraId="34674D61">
      <w:pPr>
        <w:pStyle w:val="7"/>
        <w:spacing w:line="273" w:lineRule="auto"/>
        <w:rPr>
          <w:rFonts w:ascii="Bell MT" w:hAnsi="Bell MT"/>
        </w:rPr>
      </w:pPr>
      <w:r>
        <w:rPr>
          <w:rFonts w:ascii="Bell MT" w:hAnsi="Bell MT"/>
        </w:rPr>
        <w:t>The amazing support system I had.</w:t>
      </w:r>
    </w:p>
    <w:p w14:paraId="358DB953">
      <w:pPr>
        <w:pStyle w:val="7"/>
        <w:spacing w:line="273" w:lineRule="auto"/>
        <w:rPr>
          <w:rFonts w:ascii="Bell MT" w:hAnsi="Bell MT"/>
        </w:rPr>
      </w:pPr>
      <w:r>
        <w:rPr>
          <w:rFonts w:ascii="Bell MT" w:hAnsi="Bell MT"/>
        </w:rPr>
        <w:t>The people who believed in me.</w:t>
      </w:r>
    </w:p>
    <w:p w14:paraId="4D7C2AF3">
      <w:pPr>
        <w:pStyle w:val="7"/>
        <w:spacing w:line="273" w:lineRule="auto"/>
        <w:rPr>
          <w:rFonts w:ascii="Bell MT" w:hAnsi="Bell MT"/>
        </w:rPr>
      </w:pPr>
      <w:r>
        <w:rPr>
          <w:rFonts w:ascii="Bell MT" w:hAnsi="Bell MT"/>
        </w:rPr>
        <w:t>The opportunities I was given.</w:t>
      </w:r>
    </w:p>
    <w:p w14:paraId="66EE1FD6">
      <w:pPr>
        <w:pStyle w:val="7"/>
        <w:spacing w:line="273" w:lineRule="auto"/>
        <w:rPr>
          <w:rFonts w:ascii="Bell MT" w:hAnsi="Bell MT"/>
        </w:rPr>
      </w:pPr>
      <w:r>
        <w:rPr>
          <w:rFonts w:ascii="Bell MT" w:hAnsi="Bell MT"/>
        </w:rPr>
        <w:t>And, most importantly, my willingness to keep trying, to thrive, and to become better.</w:t>
      </w:r>
    </w:p>
    <w:p w14:paraId="16E94262">
      <w:pPr>
        <w:pStyle w:val="7"/>
        <w:spacing w:line="273" w:lineRule="auto"/>
        <w:rPr>
          <w:rFonts w:ascii="Bell MT" w:hAnsi="Bell MT"/>
        </w:rPr>
      </w:pPr>
      <w:r>
        <w:rPr>
          <w:rFonts w:ascii="Bell MT" w:hAnsi="Bell MT"/>
        </w:rPr>
        <w:t>I did not always feel brilliant.</w:t>
      </w:r>
    </w:p>
    <w:p w14:paraId="66A21BF1">
      <w:pPr>
        <w:pStyle w:val="7"/>
        <w:spacing w:line="273" w:lineRule="auto"/>
        <w:rPr>
          <w:rFonts w:ascii="Bell MT" w:hAnsi="Bell MT"/>
        </w:rPr>
      </w:pPr>
      <w:r>
        <w:rPr>
          <w:rFonts w:ascii="Bell MT" w:hAnsi="Bell MT"/>
        </w:rPr>
        <w:t>I did not always feel capable.</w:t>
      </w:r>
    </w:p>
    <w:p w14:paraId="3503B73B">
      <w:pPr>
        <w:pStyle w:val="7"/>
        <w:spacing w:line="273" w:lineRule="auto"/>
        <w:rPr>
          <w:rFonts w:ascii="Bell MT" w:hAnsi="Bell MT"/>
        </w:rPr>
      </w:pPr>
      <w:r>
        <w:rPr>
          <w:rFonts w:ascii="Bell MT" w:hAnsi="Bell MT"/>
        </w:rPr>
        <w:t>There were moments when I questioned myself and wondered if I would ever make it here.</w:t>
      </w:r>
    </w:p>
    <w:p w14:paraId="50DE201A">
      <w:pPr>
        <w:pStyle w:val="7"/>
        <w:spacing w:line="273" w:lineRule="auto"/>
        <w:rPr>
          <w:rFonts w:ascii="Bell MT" w:hAnsi="Bell MT"/>
        </w:rPr>
      </w:pPr>
      <w:r>
        <w:rPr>
          <w:rFonts w:ascii="Bell MT" w:hAnsi="Bell MT"/>
        </w:rPr>
        <w:t>But I kept going.</w:t>
      </w:r>
    </w:p>
    <w:p w14:paraId="6DC8C06B">
      <w:pPr>
        <w:pStyle w:val="7"/>
        <w:spacing w:line="273" w:lineRule="auto"/>
        <w:rPr>
          <w:rFonts w:ascii="Bell MT" w:hAnsi="Bell MT"/>
        </w:rPr>
      </w:pPr>
      <w:r>
        <w:rPr>
          <w:rFonts w:ascii="Bell MT" w:hAnsi="Bell MT"/>
        </w:rPr>
        <w:t>So, if you are reading this as the average student who feels stuck, the student who has failed before, the student who thinks everyone else is smarter, or the student who has started to believe that perhaps your dreams are simply too big for you, I hope my story finds you.</w:t>
      </w:r>
    </w:p>
    <w:p w14:paraId="4037A54A">
      <w:pPr>
        <w:pStyle w:val="7"/>
        <w:spacing w:line="273" w:lineRule="auto"/>
        <w:rPr>
          <w:rFonts w:ascii="Bell MT" w:hAnsi="Bell MT"/>
        </w:rPr>
      </w:pPr>
      <w:r>
        <w:rPr>
          <w:rFonts w:ascii="Bell MT" w:hAnsi="Bell MT"/>
        </w:rPr>
        <w:t>I hope it reminds you that you do not have to have it all figured out from the beginning.</w:t>
      </w:r>
    </w:p>
    <w:p w14:paraId="649780B7">
      <w:pPr>
        <w:pStyle w:val="7"/>
        <w:spacing w:line="273" w:lineRule="auto"/>
        <w:rPr>
          <w:rFonts w:ascii="Bell MT" w:hAnsi="Bell MT"/>
        </w:rPr>
      </w:pPr>
      <w:r>
        <w:rPr>
          <w:rFonts w:ascii="Bell MT" w:hAnsi="Bell MT"/>
        </w:rPr>
        <w:t>You do not have to be the brightest person in the room.</w:t>
      </w:r>
    </w:p>
    <w:p w14:paraId="11E25002">
      <w:pPr>
        <w:pStyle w:val="7"/>
        <w:spacing w:line="273" w:lineRule="auto"/>
        <w:rPr>
          <w:rFonts w:ascii="Bell MT" w:hAnsi="Bell MT"/>
        </w:rPr>
      </w:pPr>
      <w:r>
        <w:rPr>
          <w:rFonts w:ascii="Bell MT" w:hAnsi="Bell MT"/>
        </w:rPr>
        <w:t>You do not have to know from your first day on Earth, that you are destined for greatness.</w:t>
      </w:r>
    </w:p>
    <w:p w14:paraId="14A8C95F">
      <w:pPr>
        <w:pStyle w:val="7"/>
        <w:spacing w:line="273" w:lineRule="auto"/>
        <w:rPr>
          <w:rFonts w:ascii="Bell MT" w:hAnsi="Bell MT"/>
        </w:rPr>
      </w:pPr>
      <w:r>
        <w:rPr>
          <w:rFonts w:ascii="Bell MT" w:hAnsi="Bell MT"/>
        </w:rPr>
        <w:t>Sometimes, you just have to keep going.</w:t>
      </w:r>
    </w:p>
    <w:p w14:paraId="66BEB431">
      <w:pPr>
        <w:pStyle w:val="7"/>
        <w:spacing w:line="273" w:lineRule="auto"/>
        <w:rPr>
          <w:rFonts w:ascii="Bell MT" w:hAnsi="Bell MT"/>
        </w:rPr>
      </w:pPr>
      <w:r>
        <w:rPr>
          <w:rFonts w:ascii="Bell MT" w:hAnsi="Bell MT"/>
        </w:rPr>
        <w:t>Keep learning.</w:t>
      </w:r>
    </w:p>
    <w:p w14:paraId="58C84FC8">
      <w:pPr>
        <w:pStyle w:val="7"/>
        <w:spacing w:line="273" w:lineRule="auto"/>
        <w:rPr>
          <w:rFonts w:ascii="Bell MT" w:hAnsi="Bell MT"/>
        </w:rPr>
      </w:pPr>
      <w:r>
        <w:rPr>
          <w:rFonts w:ascii="Bell MT" w:hAnsi="Bell MT"/>
        </w:rPr>
        <w:t>Keep trying.</w:t>
      </w:r>
    </w:p>
    <w:p w14:paraId="29307732">
      <w:pPr>
        <w:pStyle w:val="7"/>
        <w:spacing w:line="273" w:lineRule="auto"/>
        <w:rPr>
          <w:rFonts w:ascii="Bell MT" w:hAnsi="Bell MT"/>
        </w:rPr>
      </w:pPr>
      <w:r>
        <w:rPr>
          <w:rFonts w:ascii="Bell MT" w:hAnsi="Bell MT"/>
        </w:rPr>
        <w:t>Keep becoming.</w:t>
      </w:r>
    </w:p>
    <w:p w14:paraId="6C1D9176">
      <w:pPr>
        <w:pStyle w:val="7"/>
        <w:spacing w:line="273" w:lineRule="auto"/>
        <w:rPr>
          <w:rFonts w:ascii="Bell MT" w:hAnsi="Bell MT"/>
        </w:rPr>
      </w:pPr>
      <w:r>
        <w:rPr>
          <w:rFonts w:ascii="Bell MT" w:hAnsi="Bell MT"/>
        </w:rPr>
        <w:t>Because where you are now is not necessarily where your story ends.</w:t>
      </w:r>
    </w:p>
    <w:p w14:paraId="4DD910C9">
      <w:pPr>
        <w:pStyle w:val="7"/>
        <w:spacing w:line="273" w:lineRule="auto"/>
        <w:rPr>
          <w:rFonts w:ascii="Bell MT" w:hAnsi="Bell MT"/>
        </w:rPr>
      </w:pPr>
      <w:r>
        <w:rPr>
          <w:rFonts w:ascii="Bell MT" w:hAnsi="Bell MT"/>
        </w:rPr>
        <w:t>I hope my story reaches the person I wrote it for.</w:t>
      </w:r>
    </w:p>
    <w:p w14:paraId="60332F65">
      <w:pPr>
        <w:pStyle w:val="7"/>
        <w:spacing w:line="273" w:lineRule="auto"/>
        <w:rPr>
          <w:rFonts w:ascii="Bell MT" w:hAnsi="Bell MT"/>
        </w:rPr>
      </w:pPr>
      <w:r>
        <w:rPr>
          <w:rFonts w:ascii="Bell MT" w:hAnsi="Bell MT"/>
        </w:rPr>
        <w:t>The ordinary student who feels stuck.</w:t>
      </w:r>
    </w:p>
    <w:p w14:paraId="0A56D58F">
      <w:pPr>
        <w:pStyle w:val="7"/>
        <w:spacing w:line="273" w:lineRule="auto"/>
        <w:rPr>
          <w:rFonts w:ascii="Bell MT" w:hAnsi="Bell MT"/>
        </w:rPr>
      </w:pPr>
      <w:r>
        <w:rPr>
          <w:rFonts w:ascii="Bell MT" w:hAnsi="Bell MT"/>
        </w:rPr>
        <w:t>The one who thinks they are not enough.</w:t>
      </w:r>
    </w:p>
    <w:p w14:paraId="61C3CFC5">
      <w:pPr>
        <w:pStyle w:val="7"/>
        <w:spacing w:line="273" w:lineRule="auto"/>
        <w:rPr>
          <w:rFonts w:ascii="Bell MT" w:hAnsi="Bell MT"/>
        </w:rPr>
      </w:pPr>
      <w:r>
        <w:rPr>
          <w:rFonts w:ascii="Bell MT" w:hAnsi="Bell MT"/>
        </w:rPr>
        <w:t>The one who is wondering if their own story will ever make sense.</w:t>
      </w:r>
    </w:p>
    <w:p w14:paraId="3432967D">
      <w:pPr>
        <w:pStyle w:val="7"/>
        <w:spacing w:line="273" w:lineRule="auto"/>
        <w:rPr>
          <w:rFonts w:ascii="Bell MT" w:hAnsi="Bell MT"/>
        </w:rPr>
      </w:pPr>
      <w:r>
        <w:rPr>
          <w:rFonts w:ascii="Bell MT" w:hAnsi="Bell MT"/>
        </w:rPr>
        <w:t>And when it finally does, I hope they too can look back and say:</w:t>
      </w:r>
    </w:p>
    <w:p w14:paraId="4D8A5B6B">
      <w:pPr>
        <w:pStyle w:val="7"/>
        <w:spacing w:line="273" w:lineRule="auto"/>
        <w:rPr>
          <w:rFonts w:ascii="Bell MT" w:hAnsi="Bell MT"/>
        </w:rPr>
      </w:pPr>
      <w:r>
        <w:rPr>
          <w:rStyle w:val="15"/>
          <w:rFonts w:ascii="Bell MT" w:hAnsi="Bell MT"/>
        </w:rPr>
        <w:t>And then, it all made sense.</w:t>
      </w:r>
    </w:p>
    <w:p w14:paraId="6A7689DE">
      <w:pPr>
        <w:spacing w:after="140"/>
        <w:rPr>
          <w:rFonts w:ascii="Bell MT" w:hAnsi="Bell MT" w:cs="Times New Roman"/>
          <w:sz w:val="24"/>
          <w:szCs w:val="24"/>
        </w:rPr>
      </w:pPr>
      <w:r>
        <w:rPr>
          <w:rFonts w:ascii="Bell MT" w:hAnsi="Bell MT" w:cs="Times New Roman"/>
          <w:sz w:val="24"/>
          <w:szCs w:val="24"/>
        </w:rPr>
        <w:t xml:space="preserve"> </w:t>
      </w:r>
    </w:p>
    <w:p w14:paraId="7BC52107">
      <w:pPr>
        <w:spacing w:after="140"/>
        <w:rPr>
          <w:rFonts w:ascii="Bell MT" w:hAnsi="Bell MT" w:cs="Times New Roman"/>
          <w:sz w:val="24"/>
          <w:szCs w:val="24"/>
        </w:rPr>
      </w:pPr>
      <w:r>
        <w:rPr>
          <w:rFonts w:ascii="Bell MT" w:hAnsi="Bell MT" w:cs="Times New Roman"/>
          <w:sz w:val="24"/>
          <w:szCs w:val="24"/>
        </w:rPr>
        <w:t xml:space="preserve"> </w:t>
      </w:r>
    </w:p>
    <w:p w14:paraId="6E2B7C11">
      <w:pPr>
        <w:spacing w:after="140"/>
        <w:rPr>
          <w:rFonts w:ascii="Bell MT" w:hAnsi="Bell MT" w:cs="Times New Roman"/>
          <w:sz w:val="24"/>
          <w:szCs w:val="24"/>
        </w:rPr>
      </w:pPr>
    </w:p>
    <w:p w14:paraId="550F46B9">
      <w:pPr>
        <w:spacing w:after="140"/>
        <w:rPr>
          <w:rFonts w:ascii="Bell MT" w:hAnsi="Bell MT" w:cs="Times New Roman"/>
          <w:sz w:val="24"/>
          <w:szCs w:val="24"/>
        </w:rPr>
      </w:pPr>
    </w:p>
    <w:p w14:paraId="6EDA63FB">
      <w:pPr>
        <w:spacing w:after="140"/>
        <w:rPr>
          <w:rFonts w:ascii="Bell MT" w:hAnsi="Bell MT" w:cs="Times New Roman"/>
          <w:sz w:val="24"/>
          <w:szCs w:val="24"/>
        </w:rPr>
      </w:pPr>
    </w:p>
    <w:p w14:paraId="573EA0AD">
      <w:pPr>
        <w:spacing w:after="140"/>
        <w:rPr>
          <w:rFonts w:ascii="Bell MT" w:hAnsi="Bell MT" w:cs="Times New Roman"/>
          <w:sz w:val="24"/>
          <w:szCs w:val="24"/>
        </w:rPr>
      </w:pPr>
      <w:r>
        <w:rPr>
          <w:rFonts w:ascii="Bell MT" w:hAnsi="Bell MT" w:cs="Times New Roman"/>
          <w:sz w:val="24"/>
          <w:szCs w:val="24"/>
        </w:rPr>
        <w:t xml:space="preserve"> </w:t>
      </w:r>
    </w:p>
    <w:p w14:paraId="514CD697">
      <w:pPr>
        <w:spacing w:after="140"/>
        <w:rPr>
          <w:rFonts w:ascii="Bell MT" w:hAnsi="Bell MT" w:cs="Times New Roman"/>
          <w:sz w:val="24"/>
          <w:szCs w:val="24"/>
        </w:rPr>
      </w:pPr>
    </w:p>
    <w:p w14:paraId="1C448C1D">
      <w:pPr>
        <w:spacing w:after="140"/>
        <w:rPr>
          <w:rFonts w:ascii="Bell MT" w:hAnsi="Bell MT" w:cs="Times New Roman"/>
          <w:sz w:val="24"/>
          <w:szCs w:val="24"/>
        </w:rPr>
      </w:pPr>
    </w:p>
    <w:p w14:paraId="7C27CFCD">
      <w:pPr>
        <w:spacing w:after="140"/>
        <w:rPr>
          <w:rFonts w:ascii="Bell MT" w:hAnsi="Bell MT" w:cs="Times New Roman"/>
          <w:sz w:val="24"/>
          <w:szCs w:val="24"/>
        </w:rPr>
      </w:pPr>
      <w:r>
        <w:rPr>
          <w:rFonts w:ascii="Bell MT" w:hAnsi="Bell MT" w:cs="Times New Roman"/>
          <w:sz w:val="24"/>
          <w:szCs w:val="24"/>
        </w:rPr>
        <w:t xml:space="preserve"> </w:t>
      </w:r>
    </w:p>
    <w:p w14:paraId="15F1D494">
      <w:pPr>
        <w:spacing w:after="140"/>
        <w:rPr>
          <w:rFonts w:ascii="Bell MT" w:hAnsi="Bell MT" w:cs="Times New Roman"/>
          <w:b/>
          <w:bCs/>
          <w:sz w:val="24"/>
          <w:szCs w:val="24"/>
        </w:rPr>
      </w:pPr>
      <w:r>
        <w:rPr>
          <w:rFonts w:ascii="Bell MT" w:hAnsi="Bell MT" w:cs="Times New Roman"/>
          <w:sz w:val="24"/>
          <w:szCs w:val="24"/>
        </w:rPr>
        <w:t xml:space="preserve">                                           </w:t>
      </w:r>
      <w:r>
        <w:rPr>
          <w:rFonts w:ascii="Bell MT" w:hAnsi="Bell MT" w:cs="Times New Roman"/>
          <w:b/>
          <w:bCs/>
          <w:sz w:val="24"/>
          <w:szCs w:val="24"/>
        </w:rPr>
        <w:t>To My Dear Struggling Students,</w:t>
      </w:r>
    </w:p>
    <w:p w14:paraId="212BC7B0">
      <w:pPr>
        <w:spacing w:after="140"/>
        <w:rPr>
          <w:rFonts w:ascii="Bell MT" w:hAnsi="Bell MT" w:cs="Times New Roman"/>
          <w:sz w:val="24"/>
          <w:szCs w:val="24"/>
        </w:rPr>
      </w:pPr>
      <w:r>
        <w:rPr>
          <w:rFonts w:ascii="Bell MT" w:hAnsi="Bell MT" w:cs="Times New Roman"/>
          <w:sz w:val="24"/>
          <w:szCs w:val="24"/>
        </w:rPr>
        <w:t>I understand that you may not understand what is going on right now. I get it. You might feel like your world is crumbling around you and that no one truly understands what you are going through.</w:t>
      </w:r>
    </w:p>
    <w:p w14:paraId="0D22ACF4">
      <w:pPr>
        <w:spacing w:after="140"/>
        <w:rPr>
          <w:rFonts w:ascii="Bell MT" w:hAnsi="Bell MT" w:cs="Times New Roman"/>
          <w:b/>
          <w:bCs/>
          <w:i/>
          <w:iCs/>
          <w:sz w:val="24"/>
          <w:szCs w:val="24"/>
        </w:rPr>
      </w:pPr>
      <w:r>
        <w:rPr>
          <w:rFonts w:ascii="Bell MT" w:hAnsi="Bell MT" w:cs="Times New Roman"/>
          <w:b/>
          <w:bCs/>
          <w:i/>
          <w:iCs/>
          <w:sz w:val="24"/>
          <w:szCs w:val="24"/>
        </w:rPr>
        <w:t>But I am here to reassure you that you are not alone, and there is HOPE.</w:t>
      </w:r>
    </w:p>
    <w:p w14:paraId="084ABEFE">
      <w:pPr>
        <w:spacing w:after="140"/>
        <w:rPr>
          <w:rFonts w:ascii="Bell MT" w:hAnsi="Bell MT" w:cs="Times New Roman"/>
          <w:sz w:val="24"/>
          <w:szCs w:val="24"/>
        </w:rPr>
      </w:pPr>
      <w:r>
        <w:rPr>
          <w:rFonts w:ascii="Bell MT" w:hAnsi="Bell MT" w:cs="Times New Roman"/>
          <w:sz w:val="24"/>
          <w:szCs w:val="24"/>
        </w:rPr>
        <w:t>I want you to have the</w:t>
      </w:r>
      <w:r>
        <w:rPr>
          <w:rFonts w:ascii="Bell MT" w:hAnsi="Bell MT" w:cs="Times New Roman"/>
          <w:b/>
          <w:bCs/>
          <w:i/>
          <w:iCs/>
          <w:sz w:val="24"/>
          <w:szCs w:val="24"/>
        </w:rPr>
        <w:t xml:space="preserve"> AUDACITY</w:t>
      </w:r>
      <w:r>
        <w:rPr>
          <w:rFonts w:ascii="Bell MT" w:hAnsi="Bell MT" w:cs="Times New Roman"/>
          <w:sz w:val="24"/>
          <w:szCs w:val="24"/>
        </w:rPr>
        <w:t xml:space="preserve"> to dream again. I want you to</w:t>
      </w:r>
      <w:r>
        <w:rPr>
          <w:rFonts w:ascii="Bell MT" w:hAnsi="Bell MT" w:cs="Times New Roman"/>
          <w:b/>
          <w:bCs/>
          <w:i/>
          <w:iCs/>
          <w:sz w:val="24"/>
          <w:szCs w:val="24"/>
        </w:rPr>
        <w:t xml:space="preserve"> BELIEVE </w:t>
      </w:r>
      <w:r>
        <w:rPr>
          <w:rFonts w:ascii="Bell MT" w:hAnsi="Bell MT" w:cs="Times New Roman"/>
          <w:sz w:val="24"/>
          <w:szCs w:val="24"/>
        </w:rPr>
        <w:t xml:space="preserve"> in yourself, even when everything around you is making you doubt yourself. I want you to have the </w:t>
      </w:r>
      <w:r>
        <w:rPr>
          <w:rFonts w:ascii="Bell MT" w:hAnsi="Bell MT" w:cs="Times New Roman"/>
          <w:b/>
          <w:bCs/>
          <w:i/>
          <w:iCs/>
          <w:sz w:val="24"/>
          <w:szCs w:val="24"/>
        </w:rPr>
        <w:t>COURAGE</w:t>
      </w:r>
      <w:r>
        <w:rPr>
          <w:rFonts w:ascii="Bell MT" w:hAnsi="Bell MT" w:cs="Times New Roman"/>
          <w:sz w:val="24"/>
          <w:szCs w:val="24"/>
        </w:rPr>
        <w:t xml:space="preserve"> to keep going. And I want to give you the </w:t>
      </w:r>
      <w:r>
        <w:rPr>
          <w:rFonts w:ascii="Bell MT" w:hAnsi="Bell MT" w:cs="Times New Roman"/>
          <w:b/>
          <w:bCs/>
          <w:i/>
          <w:iCs/>
          <w:sz w:val="24"/>
          <w:szCs w:val="24"/>
        </w:rPr>
        <w:t>REASSURANCE</w:t>
      </w:r>
      <w:r>
        <w:rPr>
          <w:rFonts w:ascii="Bell MT" w:hAnsi="Bell MT" w:cs="Times New Roman"/>
          <w:sz w:val="24"/>
          <w:szCs w:val="24"/>
        </w:rPr>
        <w:t xml:space="preserve"> that even when it feels like nothing is going right, there is still</w:t>
      </w:r>
      <w:r>
        <w:rPr>
          <w:rFonts w:ascii="Bell MT" w:hAnsi="Bell MT" w:cs="Times New Roman"/>
          <w:b/>
          <w:bCs/>
          <w:i/>
          <w:iCs/>
          <w:sz w:val="24"/>
          <w:szCs w:val="24"/>
        </w:rPr>
        <w:t xml:space="preserve"> LIGHT</w:t>
      </w:r>
      <w:r>
        <w:rPr>
          <w:rFonts w:ascii="Bell MT" w:hAnsi="Bell MT" w:cs="Times New Roman"/>
          <w:sz w:val="24"/>
          <w:szCs w:val="24"/>
        </w:rPr>
        <w:t xml:space="preserve"> at the end of the tunnel.</w:t>
      </w:r>
    </w:p>
    <w:p w14:paraId="64A305F2">
      <w:pPr>
        <w:spacing w:after="140"/>
        <w:rPr>
          <w:rFonts w:ascii="Bell MT" w:hAnsi="Bell MT" w:cs="Times New Roman"/>
          <w:b/>
          <w:bCs/>
          <w:i/>
          <w:iCs/>
          <w:sz w:val="24"/>
          <w:szCs w:val="24"/>
        </w:rPr>
      </w:pPr>
      <w:r>
        <w:rPr>
          <w:rFonts w:ascii="Bell MT" w:hAnsi="Bell MT" w:cs="Times New Roman"/>
          <w:b/>
          <w:bCs/>
          <w:i/>
          <w:iCs/>
          <w:sz w:val="24"/>
          <w:szCs w:val="24"/>
        </w:rPr>
        <w:t>You can still become whoever you want to be.</w:t>
      </w:r>
    </w:p>
    <w:p w14:paraId="7513AA3E">
      <w:pPr>
        <w:pStyle w:val="7"/>
        <w:spacing w:line="273" w:lineRule="auto"/>
        <w:rPr>
          <w:rFonts w:ascii="Bell MT" w:hAnsi="Bell MT"/>
        </w:rPr>
      </w:pPr>
      <w:r>
        <w:rPr>
          <w:rFonts w:ascii="Bell MT" w:hAnsi="Bell MT"/>
        </w:rPr>
        <w:t>Take this from me, someone who struggled to find her feet, someone who did not always believe she was capable, and someone who had her own fair share of disappointments, doubts, and difficult seasons.</w:t>
      </w:r>
    </w:p>
    <w:p w14:paraId="582478CD">
      <w:pPr>
        <w:spacing w:after="140"/>
        <w:rPr>
          <w:rFonts w:ascii="Bell MT" w:hAnsi="Bell MT" w:cs="Times New Roman"/>
          <w:sz w:val="24"/>
          <w:szCs w:val="24"/>
        </w:rPr>
      </w:pPr>
      <w:r>
        <w:rPr>
          <w:rFonts w:ascii="Bell MT" w:hAnsi="Bell MT" w:cs="Times New Roman"/>
          <w:sz w:val="24"/>
          <w:szCs w:val="24"/>
        </w:rPr>
        <w:t>If I could find my way here, then perhaps you can find yours too.</w:t>
      </w:r>
    </w:p>
    <w:p w14:paraId="2FD186FC">
      <w:pPr>
        <w:spacing w:after="140"/>
        <w:rPr>
          <w:rFonts w:ascii="Bell MT" w:hAnsi="Bell MT" w:cs="Times New Roman"/>
          <w:sz w:val="24"/>
          <w:szCs w:val="24"/>
        </w:rPr>
      </w:pPr>
      <w:r>
        <w:rPr>
          <w:rFonts w:ascii="Bell MT" w:hAnsi="Bell MT" w:cs="Times New Roman"/>
          <w:sz w:val="24"/>
          <w:szCs w:val="24"/>
        </w:rPr>
        <w:t>So, keep going!</w:t>
      </w:r>
    </w:p>
    <w:p w14:paraId="156867C1">
      <w:pPr>
        <w:spacing w:after="140"/>
        <w:rPr>
          <w:rFonts w:ascii="Bell MT" w:hAnsi="Bell MT" w:cs="Times New Roman"/>
          <w:sz w:val="24"/>
          <w:szCs w:val="24"/>
        </w:rPr>
      </w:pPr>
      <w:r>
        <w:rPr>
          <w:rFonts w:ascii="Bell MT" w:hAnsi="Bell MT" w:cs="Times New Roman"/>
          <w:sz w:val="24"/>
          <w:szCs w:val="24"/>
        </w:rPr>
        <w:t>Your current chapter is not the entirety of your story.</w:t>
      </w:r>
    </w:p>
    <w:p w14:paraId="6E5179FD">
      <w:pPr>
        <w:spacing w:after="140"/>
        <w:rPr>
          <w:rFonts w:ascii="Bell MT" w:hAnsi="Bell MT" w:cs="Times New Roman"/>
          <w:b/>
          <w:bCs/>
          <w:i/>
          <w:iCs/>
          <w:sz w:val="24"/>
          <w:szCs w:val="24"/>
        </w:rPr>
      </w:pPr>
      <w:r>
        <w:rPr>
          <w:rFonts w:ascii="Bell MT" w:hAnsi="Bell MT" w:cs="Times New Roman"/>
          <w:b/>
          <w:bCs/>
          <w:i/>
          <w:iCs/>
          <w:sz w:val="24"/>
          <w:szCs w:val="24"/>
        </w:rPr>
        <w:t>There is still so much ahead of you.</w:t>
      </w:r>
    </w:p>
    <w:p w14:paraId="504B5A09">
      <w:pPr>
        <w:spacing w:after="140"/>
        <w:rPr>
          <w:rFonts w:ascii="Bell MT" w:hAnsi="Bell MT" w:cs="Times New Roman"/>
          <w:sz w:val="24"/>
          <w:szCs w:val="24"/>
        </w:rPr>
      </w:pPr>
      <w:r>
        <w:rPr>
          <w:rFonts w:ascii="Bell MT" w:hAnsi="Bell MT" w:cs="Times New Roman"/>
          <w:sz w:val="24"/>
          <w:szCs w:val="24"/>
        </w:rPr>
        <w:t xml:space="preserve"> </w:t>
      </w:r>
    </w:p>
    <w:p w14:paraId="44D5C0BF">
      <w:pPr>
        <w:spacing w:after="140"/>
        <w:rPr>
          <w:rFonts w:ascii="Bell MT" w:hAnsi="Bell MT" w:cs="Times New Roman"/>
          <w:sz w:val="24"/>
          <w:szCs w:val="24"/>
        </w:rPr>
      </w:pPr>
      <w:r>
        <w:rPr>
          <w:rFonts w:ascii="Bell MT" w:hAnsi="Bell MT" w:cs="Times New Roman"/>
          <w:sz w:val="24"/>
          <w:szCs w:val="24"/>
        </w:rPr>
        <w:t xml:space="preserve"> </w:t>
      </w:r>
    </w:p>
    <w:p w14:paraId="38712D4A">
      <w:pPr>
        <w:spacing w:after="140"/>
        <w:rPr>
          <w:rFonts w:ascii="Bell MT" w:hAnsi="Bell MT" w:cs="Times New Roman"/>
          <w:sz w:val="24"/>
          <w:szCs w:val="24"/>
        </w:rPr>
      </w:pPr>
      <w:r>
        <w:rPr>
          <w:rFonts w:ascii="Bell MT" w:hAnsi="Bell MT" w:cs="Times New Roman"/>
          <w:sz w:val="24"/>
          <w:szCs w:val="24"/>
        </w:rPr>
        <w:t xml:space="preserve"> </w:t>
      </w:r>
    </w:p>
    <w:p w14:paraId="2F7C64A1">
      <w:pPr>
        <w:spacing w:after="140"/>
        <w:rPr>
          <w:rFonts w:ascii="Bell MT" w:hAnsi="Bell MT" w:cs="Times New Roman"/>
          <w:sz w:val="24"/>
          <w:szCs w:val="24"/>
        </w:rPr>
      </w:pPr>
      <w:r>
        <w:rPr>
          <w:rFonts w:ascii="Bell MT" w:hAnsi="Bell MT" w:cs="Times New Roman"/>
          <w:sz w:val="24"/>
          <w:szCs w:val="24"/>
        </w:rPr>
        <w:t xml:space="preserve"> </w:t>
      </w:r>
    </w:p>
    <w:p w14:paraId="0C91D581">
      <w:pPr>
        <w:spacing w:after="140"/>
        <w:rPr>
          <w:rFonts w:ascii="Bell MT" w:hAnsi="Bell MT" w:cs="Times New Roman"/>
          <w:sz w:val="24"/>
          <w:szCs w:val="24"/>
        </w:rPr>
      </w:pPr>
      <w:r>
        <w:rPr>
          <w:rFonts w:ascii="Bell MT" w:hAnsi="Bell MT" w:cs="Times New Roman"/>
          <w:sz w:val="24"/>
          <w:szCs w:val="24"/>
        </w:rPr>
        <w:t xml:space="preserve"> </w:t>
      </w:r>
    </w:p>
    <w:p w14:paraId="3578EF35">
      <w:pPr>
        <w:spacing w:after="140"/>
        <w:rPr>
          <w:rFonts w:ascii="Bell MT" w:hAnsi="Bell MT" w:cs="Times New Roman"/>
          <w:sz w:val="24"/>
          <w:szCs w:val="24"/>
        </w:rPr>
      </w:pPr>
      <w:r>
        <w:rPr>
          <w:rFonts w:ascii="Bell MT" w:hAnsi="Bell MT" w:cs="Times New Roman"/>
          <w:sz w:val="24"/>
          <w:szCs w:val="24"/>
        </w:rPr>
        <w:t xml:space="preserve"> </w:t>
      </w:r>
    </w:p>
    <w:p w14:paraId="797EBF53">
      <w:pPr>
        <w:spacing w:after="140"/>
        <w:rPr>
          <w:rFonts w:ascii="Bell MT" w:hAnsi="Bell MT" w:cs="Times New Roman"/>
          <w:sz w:val="24"/>
          <w:szCs w:val="24"/>
        </w:rPr>
      </w:pPr>
      <w:r>
        <w:rPr>
          <w:rFonts w:ascii="Bell MT" w:hAnsi="Bell MT" w:cs="Times New Roman"/>
          <w:sz w:val="24"/>
          <w:szCs w:val="24"/>
        </w:rPr>
        <w:t xml:space="preserve"> </w:t>
      </w:r>
    </w:p>
    <w:p w14:paraId="467EB168">
      <w:pPr>
        <w:spacing w:after="140"/>
        <w:rPr>
          <w:rFonts w:ascii="Bell MT" w:hAnsi="Bell MT" w:cs="Times New Roman"/>
          <w:sz w:val="24"/>
          <w:szCs w:val="24"/>
        </w:rPr>
      </w:pPr>
    </w:p>
    <w:p w14:paraId="1A5D2378">
      <w:pPr>
        <w:spacing w:after="140"/>
        <w:rPr>
          <w:rFonts w:ascii="Bell MT" w:hAnsi="Bell MT" w:cs="Times New Roman"/>
          <w:sz w:val="24"/>
          <w:szCs w:val="24"/>
        </w:rPr>
      </w:pPr>
    </w:p>
    <w:p w14:paraId="07317228">
      <w:pPr>
        <w:spacing w:after="140"/>
        <w:rPr>
          <w:rFonts w:ascii="Bell MT" w:hAnsi="Bell MT" w:cs="Times New Roman"/>
          <w:sz w:val="24"/>
          <w:szCs w:val="24"/>
        </w:rPr>
      </w:pPr>
    </w:p>
    <w:p w14:paraId="5BCF09BB">
      <w:pPr>
        <w:spacing w:after="140"/>
        <w:rPr>
          <w:rFonts w:ascii="Bell MT" w:hAnsi="Bell MT" w:cs="Times New Roman"/>
          <w:sz w:val="24"/>
          <w:szCs w:val="24"/>
        </w:rPr>
      </w:pPr>
    </w:p>
    <w:p w14:paraId="43A60909">
      <w:pPr>
        <w:spacing w:after="140"/>
        <w:rPr>
          <w:rFonts w:ascii="Bell MT" w:hAnsi="Bell MT" w:cs="Times New Roman"/>
          <w:sz w:val="24"/>
          <w:szCs w:val="24"/>
        </w:rPr>
      </w:pPr>
    </w:p>
    <w:p w14:paraId="46274491">
      <w:pPr>
        <w:spacing w:after="140"/>
        <w:rPr>
          <w:rFonts w:ascii="Bell MT" w:hAnsi="Bell MT" w:cs="Times New Roman"/>
          <w:sz w:val="24"/>
          <w:szCs w:val="24"/>
        </w:rPr>
      </w:pPr>
    </w:p>
    <w:p w14:paraId="438BC478">
      <w:pPr>
        <w:spacing w:after="140"/>
        <w:rPr>
          <w:rFonts w:ascii="Bell MT" w:hAnsi="Bell MT" w:cs="Times New Roman"/>
          <w:sz w:val="24"/>
          <w:szCs w:val="24"/>
        </w:rPr>
      </w:pPr>
    </w:p>
    <w:p w14:paraId="79863E26">
      <w:pPr>
        <w:spacing w:after="140"/>
        <w:rPr>
          <w:rFonts w:ascii="Bell MT" w:hAnsi="Bell MT" w:cs="Times New Roman"/>
          <w:sz w:val="24"/>
          <w:szCs w:val="24"/>
        </w:rPr>
      </w:pPr>
    </w:p>
    <w:p w14:paraId="54549089">
      <w:pPr>
        <w:spacing w:after="140"/>
        <w:rPr>
          <w:rFonts w:ascii="Bell MT" w:hAnsi="Bell MT" w:cs="Times New Roman"/>
          <w:sz w:val="24"/>
          <w:szCs w:val="24"/>
        </w:rPr>
      </w:pPr>
    </w:p>
    <w:p w14:paraId="1FDB442B">
      <w:pPr>
        <w:spacing w:after="140"/>
        <w:rPr>
          <w:rFonts w:ascii="Bell MT" w:hAnsi="Bell MT" w:cs="Times New Roman"/>
          <w:sz w:val="24"/>
          <w:szCs w:val="24"/>
        </w:rPr>
      </w:pPr>
    </w:p>
    <w:p w14:paraId="05093F7D">
      <w:pPr>
        <w:spacing w:after="140"/>
        <w:rPr>
          <w:rFonts w:ascii="Bell MT" w:hAnsi="Bell MT" w:cs="Times New Roman"/>
          <w:sz w:val="24"/>
          <w:szCs w:val="24"/>
        </w:rPr>
      </w:pPr>
      <w:r>
        <w:rPr>
          <w:rFonts w:ascii="Bell MT" w:hAnsi="Bell MT" w:cs="Times New Roman"/>
          <w:sz w:val="24"/>
          <w:szCs w:val="24"/>
        </w:rPr>
        <w:t xml:space="preserve"> </w:t>
      </w:r>
    </w:p>
    <w:p w14:paraId="4145E9FF">
      <w:pPr>
        <w:spacing w:after="140"/>
        <w:rPr>
          <w:rFonts w:ascii="Bell MT" w:hAnsi="Bell MT" w:cs="Times New Roman"/>
          <w:sz w:val="24"/>
          <w:szCs w:val="24"/>
        </w:rPr>
      </w:pPr>
    </w:p>
    <w:p w14:paraId="354345C6">
      <w:pPr>
        <w:spacing w:after="140"/>
        <w:rPr>
          <w:rFonts w:ascii="Bell MT" w:hAnsi="Bell MT" w:cs="Times New Roman"/>
          <w:sz w:val="24"/>
          <w:szCs w:val="24"/>
        </w:rPr>
      </w:pPr>
    </w:p>
    <w:p w14:paraId="1A3EA6CD">
      <w:pPr>
        <w:spacing w:after="140"/>
        <w:rPr>
          <w:ins w:id="1" w:author="MY PC" w:date="2026-10-09T19:41:00Z"/>
          <w:rFonts w:ascii="Bell MT" w:hAnsi="Bell MT" w:cs="Times New Roman"/>
          <w:sz w:val="24"/>
          <w:szCs w:val="24"/>
        </w:rPr>
      </w:pPr>
    </w:p>
    <w:p w14:paraId="276037C4">
      <w:pPr>
        <w:jc w:val="center"/>
        <w:rPr>
          <w:rFonts w:ascii="Bell MT" w:hAnsi="Bell MT" w:cs="Times New Roman"/>
          <w:b/>
          <w:sz w:val="24"/>
          <w:szCs w:val="24"/>
        </w:rPr>
      </w:pPr>
      <w:r>
        <w:rPr>
          <w:rFonts w:ascii="Bell MT" w:hAnsi="Bell MT" w:cs="Times New Roman"/>
          <w:b/>
          <w:sz w:val="24"/>
          <w:szCs w:val="24"/>
        </w:rPr>
        <w:t xml:space="preserve"> </w:t>
      </w:r>
    </w:p>
    <w:p w14:paraId="62F06A03">
      <w:pPr>
        <w:rPr>
          <w:rFonts w:ascii="Bell MT" w:hAnsi="Bell MT" w:cs="Times New Roman"/>
          <w:b/>
          <w:sz w:val="24"/>
          <w:szCs w:val="24"/>
        </w:rPr>
      </w:pPr>
    </w:p>
    <w:p w14:paraId="7BAD9566">
      <w:pPr>
        <w:rPr>
          <w:rFonts w:ascii="Bell MT" w:hAnsi="Bell MT" w:cs="Times New Roman"/>
          <w:sz w:val="24"/>
          <w:szCs w:val="24"/>
        </w:rPr>
      </w:pPr>
    </w:p>
    <w:p w14:paraId="161C251A">
      <w:pPr>
        <w:rPr>
          <w:rFonts w:ascii="Bell MT" w:hAnsi="Bell MT" w:cs="Times New Roman"/>
          <w:sz w:val="24"/>
          <w:szCs w:val="24"/>
        </w:rPr>
      </w:pPr>
    </w:p>
    <w:p w14:paraId="293965FB">
      <w:pPr>
        <w:rPr>
          <w:rFonts w:ascii="Bell MT" w:hAnsi="Bell MT" w:cs="Times New Roman"/>
          <w:sz w:val="24"/>
          <w:szCs w:val="24"/>
        </w:rPr>
      </w:pPr>
    </w:p>
    <w:p w14:paraId="0F5E4602">
      <w:pPr>
        <w:rPr>
          <w:rFonts w:ascii="Bell MT" w:hAnsi="Bell MT" w:cs="Times New Roman"/>
          <w:sz w:val="24"/>
          <w:szCs w:val="24"/>
        </w:rPr>
      </w:pPr>
    </w:p>
    <w:p w14:paraId="3FA647E7">
      <w:pPr>
        <w:rPr>
          <w:rFonts w:ascii="Bell MT" w:hAnsi="Bell MT" w:cs="Times New Roman"/>
          <w:sz w:val="24"/>
          <w:szCs w:val="24"/>
        </w:rPr>
      </w:pPr>
    </w:p>
    <w:p w14:paraId="3A645129">
      <w:pPr>
        <w:rPr>
          <w:rFonts w:ascii="Bell MT" w:hAnsi="Bell MT" w:cs="Times New Roman"/>
          <w:sz w:val="24"/>
          <w:szCs w:val="24"/>
        </w:rPr>
      </w:pPr>
    </w:p>
    <w:p w14:paraId="190F0B96">
      <w:pPr>
        <w:rPr>
          <w:rFonts w:ascii="Bell MT" w:hAnsi="Bell MT" w:cs="Times New Roman"/>
          <w:sz w:val="24"/>
          <w:szCs w:val="24"/>
        </w:rPr>
      </w:pPr>
    </w:p>
    <w:p w14:paraId="2D50CF5C">
      <w:pPr>
        <w:rPr>
          <w:rFonts w:ascii="Bell MT" w:hAnsi="Bell MT" w:cs="Times New Roman"/>
          <w:sz w:val="24"/>
          <w:szCs w:val="24"/>
        </w:rPr>
      </w:pPr>
    </w:p>
    <w:p w14:paraId="1647197F">
      <w:pPr>
        <w:rPr>
          <w:rFonts w:ascii="Bell MT" w:hAnsi="Bell MT" w:cs="Times New Roman"/>
          <w:sz w:val="24"/>
          <w:szCs w:val="24"/>
        </w:rPr>
      </w:pPr>
    </w:p>
    <w:p w14:paraId="030B101E">
      <w:pPr>
        <w:rPr>
          <w:rFonts w:ascii="Bell MT" w:hAnsi="Bell MT" w:cs="Times New Roman"/>
          <w:sz w:val="24"/>
          <w:szCs w:val="24"/>
        </w:rPr>
      </w:pPr>
    </w:p>
    <w:p w14:paraId="50EB03B8">
      <w:pPr>
        <w:rPr>
          <w:rFonts w:ascii="Bell MT" w:hAnsi="Bell MT" w:cs="Times New Roman"/>
          <w:sz w:val="24"/>
          <w:szCs w:val="24"/>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imSun">
    <w:altName w:val="宋体"/>
    <w:panose1 w:val="02010600030101010101"/>
    <w:charset w:val="86"/>
    <w:family w:val="auto"/>
    <w:pitch w:val="default"/>
    <w:sig w:usb0="00000000" w:usb1="00000000" w:usb2="00000016" w:usb3="00000000" w:csb0="00040001" w:csb1="00000000"/>
  </w:font>
  <w:font w:name="MS Gothic">
    <w:altName w:val="ＭＳ ゴシック"/>
    <w:panose1 w:val="020B0609070205080204"/>
    <w:charset w:val="80"/>
    <w:family w:val="modern"/>
    <w:pitch w:val="default"/>
    <w:sig w:usb0="00000000" w:usb1="00000000" w:usb2="08000012" w:usb3="00000000" w:csb0="0002009F" w:csb1="00000000"/>
  </w:font>
  <w:font w:name="Calibri Light">
    <w:panose1 w:val="020F0302020204030204"/>
    <w:charset w:val="00"/>
    <w:family w:val="swiss"/>
    <w:pitch w:val="default"/>
    <w:sig w:usb0="00000000" w:usb1="00000000" w:usb2="00000009" w:usb3="00000000" w:csb0="000001FF" w:csb1="00000000"/>
  </w:font>
  <w:font w:name="Segoe UI">
    <w:panose1 w:val="020B0502040204020203"/>
    <w:charset w:val="00"/>
    <w:family w:val="swiss"/>
    <w:pitch w:val="default"/>
    <w:sig w:usb0="00000000" w:usb1="00000000" w:usb2="00000009" w:usb3="00000000" w:csb0="000001FF" w:csb1="00000000"/>
  </w:font>
  <w:font w:name="MS Mincho">
    <w:altName w:val="Yu Gothic UI"/>
    <w:panose1 w:val="02020609040205080304"/>
    <w:charset w:val="80"/>
    <w:family w:val="roman"/>
    <w:pitch w:val="default"/>
    <w:sig w:usb0="00000000" w:usb1="00000000" w:usb2="00000010" w:usb3="00000000" w:csb0="00020000" w:csb1="00000000"/>
  </w:font>
  <w:font w:name="Bell MT">
    <w:panose1 w:val="02020503060305020303"/>
    <w:charset w:val="00"/>
    <w:family w:val="roman"/>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noPunctuationKerning w:val="1"/>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3"/>
    <w:qFormat/>
    <w:uiPriority w:val="99"/>
    <w:pPr>
      <w:keepNext/>
      <w:keepLines/>
      <w:widowControl w:val="0"/>
      <w:spacing w:before="480" w:after="0" w:line="273" w:lineRule="auto"/>
      <w:outlineLvl w:val="0"/>
    </w:pPr>
    <w:rPr>
      <w:rFonts w:ascii="Calibri" w:hAnsi="Calibri" w:eastAsia="MS Gothic" w:cs="Times New Roman"/>
      <w:b/>
      <w:bCs/>
      <w:color w:val="366091"/>
      <w:sz w:val="28"/>
      <w:szCs w:val="28"/>
    </w:rPr>
  </w:style>
  <w:style w:type="paragraph" w:styleId="3">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8">
    <w:name w:val="Default Paragraph Font"/>
    <w:unhideWhenUsed/>
    <w:uiPriority w:val="1"/>
  </w:style>
  <w:style w:type="table" w:default="1" w:styleId="12">
    <w:name w:val="Normal Table"/>
    <w:unhideWhenUsed/>
    <w:uiPriority w:val="99"/>
    <w:tblPr>
      <w:tblLayout w:type="fixed"/>
      <w:tblCellMar>
        <w:top w:w="0" w:type="dxa"/>
        <w:left w:w="108" w:type="dxa"/>
        <w:bottom w:w="0" w:type="dxa"/>
        <w:right w:w="108" w:type="dxa"/>
      </w:tblCellMar>
    </w:tblPr>
  </w:style>
  <w:style w:type="paragraph" w:styleId="4">
    <w:name w:val="Balloon Text"/>
    <w:basedOn w:val="1"/>
    <w:link w:val="19"/>
    <w:unhideWhenUsed/>
    <w:qFormat/>
    <w:uiPriority w:val="99"/>
    <w:pPr>
      <w:spacing w:after="0" w:line="240" w:lineRule="auto"/>
    </w:pPr>
    <w:rPr>
      <w:rFonts w:ascii="Segoe UI" w:hAnsi="Segoe UI" w:cs="Segoe UI"/>
      <w:sz w:val="18"/>
      <w:szCs w:val="18"/>
    </w:rPr>
  </w:style>
  <w:style w:type="paragraph" w:styleId="5">
    <w:name w:val="footer"/>
    <w:basedOn w:val="1"/>
    <w:link w:val="14"/>
    <w:unhideWhenUsed/>
    <w:qFormat/>
    <w:uiPriority w:val="99"/>
    <w:pPr>
      <w:tabs>
        <w:tab w:val="center" w:pos="4680"/>
        <w:tab w:val="right" w:pos="9360"/>
      </w:tabs>
      <w:spacing w:before="100" w:beforeAutospacing="1" w:after="0" w:line="240" w:lineRule="auto"/>
    </w:pPr>
    <w:rPr>
      <w:rFonts w:ascii="Cambria" w:hAnsi="Cambria" w:eastAsia="MS Mincho" w:cs="Arial"/>
    </w:rPr>
  </w:style>
  <w:style w:type="paragraph" w:styleId="6">
    <w:name w:val="footnote text"/>
    <w:basedOn w:val="1"/>
    <w:link w:val="20"/>
    <w:unhideWhenUsed/>
    <w:qFormat/>
    <w:uiPriority w:val="99"/>
    <w:pPr>
      <w:spacing w:after="0" w:line="240" w:lineRule="auto"/>
    </w:pPr>
    <w:rPr>
      <w:sz w:val="20"/>
      <w:szCs w:val="20"/>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Emphasis"/>
    <w:basedOn w:val="8"/>
    <w:qFormat/>
    <w:uiPriority w:val="20"/>
    <w:rPr>
      <w:i/>
      <w:iCs/>
    </w:rPr>
  </w:style>
  <w:style w:type="character" w:styleId="10">
    <w:name w:val="footnote reference"/>
    <w:basedOn w:val="8"/>
    <w:unhideWhenUsed/>
    <w:qFormat/>
    <w:uiPriority w:val="99"/>
    <w:rPr>
      <w:vertAlign w:val="superscript"/>
    </w:rPr>
  </w:style>
  <w:style w:type="character" w:styleId="11">
    <w:name w:val="Strong"/>
    <w:basedOn w:val="8"/>
    <w:qFormat/>
    <w:uiPriority w:val="22"/>
    <w:rPr>
      <w:b/>
      <w:bCs/>
    </w:rPr>
  </w:style>
  <w:style w:type="character" w:customStyle="1" w:styleId="13">
    <w:name w:val="Heading 1 Char"/>
    <w:basedOn w:val="8"/>
    <w:link w:val="2"/>
    <w:qFormat/>
    <w:uiPriority w:val="99"/>
    <w:rPr>
      <w:rFonts w:ascii="Calibri" w:hAnsi="Calibri" w:eastAsia="MS Gothic" w:cs="Times New Roman"/>
      <w:b/>
      <w:bCs/>
      <w:color w:val="366091"/>
      <w:sz w:val="28"/>
      <w:szCs w:val="28"/>
    </w:rPr>
  </w:style>
  <w:style w:type="character" w:customStyle="1" w:styleId="14">
    <w:name w:val="Footer Char"/>
    <w:basedOn w:val="8"/>
    <w:link w:val="5"/>
    <w:semiHidden/>
    <w:qFormat/>
    <w:uiPriority w:val="99"/>
    <w:rPr>
      <w:rFonts w:ascii="Cambria" w:hAnsi="Cambria" w:eastAsia="MS Mincho" w:cs="Arial"/>
    </w:rPr>
  </w:style>
  <w:style w:type="character" w:customStyle="1" w:styleId="15">
    <w:name w:val="16"/>
    <w:basedOn w:val="8"/>
    <w:qFormat/>
    <w:uiPriority w:val="0"/>
    <w:rPr>
      <w:rFonts w:hint="default" w:ascii="Cambria" w:hAnsi="Cambria"/>
      <w:b/>
      <w:bCs/>
    </w:rPr>
  </w:style>
  <w:style w:type="paragraph" w:customStyle="1" w:styleId="16">
    <w:name w:val="isselecteden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7">
    <w:name w:val="15"/>
    <w:basedOn w:val="8"/>
    <w:qFormat/>
    <w:uiPriority w:val="0"/>
    <w:rPr>
      <w:rFonts w:hint="default" w:ascii="Cambria" w:hAnsi="Cambria"/>
      <w:i/>
      <w:iCs/>
    </w:rPr>
  </w:style>
  <w:style w:type="character" w:customStyle="1" w:styleId="18">
    <w:name w:val="Heading 2 Char"/>
    <w:basedOn w:val="8"/>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19">
    <w:name w:val="Balloon Text Char"/>
    <w:basedOn w:val="8"/>
    <w:link w:val="4"/>
    <w:semiHidden/>
    <w:uiPriority w:val="99"/>
    <w:rPr>
      <w:rFonts w:ascii="Segoe UI" w:hAnsi="Segoe UI" w:cs="Segoe UI" w:eastAsiaTheme="minorHAnsi"/>
      <w:sz w:val="18"/>
      <w:szCs w:val="18"/>
    </w:rPr>
  </w:style>
  <w:style w:type="character" w:customStyle="1" w:styleId="20">
    <w:name w:val="Footnote Text Char"/>
    <w:basedOn w:val="8"/>
    <w:link w:val="6"/>
    <w:semiHidden/>
    <w:qFormat/>
    <w:uiPriority w:val="99"/>
    <w:rPr>
      <w:rFonts w:asciiTheme="minorHAnsi" w:hAnsiTheme="minorHAnsi" w:eastAsiaTheme="minorHAnsi" w:cstheme="minorBid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9263</Words>
  <Characters>52802</Characters>
  <Lines>440</Lines>
  <Paragraphs>123</Paragraphs>
  <ScaleCrop>false</ScaleCrop>
  <LinksUpToDate>false</LinksUpToDate>
  <CharactersWithSpaces>61942</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2026-10-12T02:33:00Z</dcterms:created>
  <dc:creator>MY PC</dc:creator>
  <cp:lastModifiedBy>iPhone</cp:lastModifiedBy>
  <dcterms:modified xsi:type="dcterms:W3CDTF">2026-10-13T06:20:09Z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eyJoZGlkIjoiMjk4N2Q5YTJhODY5MWZkYTk5NjM0ZWIzODllMTg1MzIifQ==</vt:lpwstr>
  </property>
  <property fmtid="{D5CDD505-2E9C-101B-9397-08002B2CF9AE}" pid="3" name="KSOProductBuildVer">
    <vt:lpwstr>3081-26.9.2</vt:lpwstr>
  </property>
  <property fmtid="{D5CDD505-2E9C-101B-9397-08002B2CF9AE}" pid="4" name="ICV">
    <vt:lpwstr>463EF1A2F9DC4F04A293E3AB2BB4AA8B_13</vt:lpwstr>
  </property>
</Properties>
</file>